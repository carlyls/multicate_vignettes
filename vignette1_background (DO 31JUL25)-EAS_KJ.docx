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FBC9D8" w14:textId="77777777" w:rsidR="00C76209" w:rsidRPr="00C76209" w:rsidRDefault="00C76209" w:rsidP="00C76209">
      <w:pPr>
        <w:shd w:val="clear" w:color="auto" w:fill="FFFFFF"/>
        <w:spacing w:before="300" w:after="150" w:line="240" w:lineRule="auto"/>
        <w:outlineLvl w:val="0"/>
        <w:rPr>
          <w:rFonts w:ascii="inherit" w:eastAsia="Times New Roman" w:hAnsi="inherit" w:cs="Times New Roman"/>
          <w:color w:val="333333"/>
          <w:kern w:val="36"/>
          <w:sz w:val="57"/>
          <w:szCs w:val="57"/>
          <w14:ligatures w14:val="none"/>
        </w:rPr>
      </w:pPr>
      <w:r w:rsidRPr="00C76209">
        <w:rPr>
          <w:rFonts w:ascii="inherit" w:eastAsia="Times New Roman" w:hAnsi="inherit" w:cs="Times New Roman"/>
          <w:color w:val="333333"/>
          <w:kern w:val="36"/>
          <w:sz w:val="57"/>
          <w:szCs w:val="57"/>
          <w14:ligatures w14:val="none"/>
        </w:rPr>
        <w:t>The multicate R Package: An Introduction</w:t>
      </w:r>
    </w:p>
    <w:p w14:paraId="157B3571" w14:textId="77777777" w:rsidR="00C76209" w:rsidRPr="00C76209" w:rsidRDefault="00C76209" w:rsidP="00C76209">
      <w:pPr>
        <w:shd w:val="clear" w:color="auto" w:fill="FFFFFF"/>
        <w:spacing w:before="150" w:after="150" w:line="240" w:lineRule="auto"/>
        <w:outlineLvl w:val="3"/>
        <w:rPr>
          <w:rFonts w:ascii="inherit" w:eastAsia="Times New Roman" w:hAnsi="inherit" w:cs="Times New Roman"/>
          <w:color w:val="333333"/>
          <w:kern w:val="0"/>
          <w:sz w:val="27"/>
          <w:szCs w:val="27"/>
          <w14:ligatures w14:val="none"/>
        </w:rPr>
      </w:pPr>
      <w:r w:rsidRPr="00C76209">
        <w:rPr>
          <w:rFonts w:ascii="inherit" w:eastAsia="Times New Roman" w:hAnsi="inherit" w:cs="Times New Roman"/>
          <w:color w:val="333333"/>
          <w:kern w:val="0"/>
          <w:sz w:val="27"/>
          <w:szCs w:val="27"/>
          <w14:ligatures w14:val="none"/>
        </w:rPr>
        <w:t>Kyungeun Jeon, Carly Brantner, Daniel Obeng, Elizabeth Stuart</w:t>
      </w:r>
    </w:p>
    <w:p w14:paraId="32BDFEF4" w14:textId="77777777" w:rsidR="00C76209" w:rsidRPr="00C76209" w:rsidRDefault="00C76209" w:rsidP="00C76209">
      <w:pPr>
        <w:shd w:val="clear" w:color="auto" w:fill="FFFFFF"/>
        <w:spacing w:before="150" w:after="150" w:line="240" w:lineRule="auto"/>
        <w:outlineLvl w:val="3"/>
        <w:rPr>
          <w:rFonts w:ascii="inherit" w:eastAsia="Times New Roman" w:hAnsi="inherit" w:cs="Times New Roman"/>
          <w:color w:val="333333"/>
          <w:kern w:val="0"/>
          <w:sz w:val="27"/>
          <w:szCs w:val="27"/>
          <w14:ligatures w14:val="none"/>
        </w:rPr>
      </w:pPr>
      <w:r w:rsidRPr="00C76209">
        <w:rPr>
          <w:rFonts w:ascii="inherit" w:eastAsia="Times New Roman" w:hAnsi="inherit" w:cs="Times New Roman"/>
          <w:color w:val="333333"/>
          <w:kern w:val="0"/>
          <w:sz w:val="27"/>
          <w:szCs w:val="27"/>
          <w14:ligatures w14:val="none"/>
        </w:rPr>
        <w:t>2025-07-29</w:t>
      </w:r>
    </w:p>
    <w:p w14:paraId="3DEA9462" w14:textId="4FC2BC82"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This guide provides an introduction to the </w:t>
      </w:r>
      <w:r w:rsidRPr="00C76209">
        <w:rPr>
          <w:rFonts w:ascii="Courier New" w:eastAsia="Times New Roman" w:hAnsi="Courier New" w:cs="Courier New"/>
          <w:color w:val="333333"/>
          <w:kern w:val="0"/>
          <w:sz w:val="19"/>
          <w:szCs w:val="19"/>
          <w14:ligatures w14:val="none"/>
        </w:rPr>
        <w:t>multicate</w:t>
      </w:r>
      <w:r w:rsidRPr="00C76209">
        <w:rPr>
          <w:rFonts w:ascii="Helvetica Neue" w:eastAsia="Times New Roman" w:hAnsi="Helvetica Neue" w:cs="Times New Roman"/>
          <w:color w:val="333333"/>
          <w:kern w:val="0"/>
          <w:sz w:val="21"/>
          <w:szCs w:val="21"/>
          <w14:ligatures w14:val="none"/>
        </w:rPr>
        <w:t> package – an R package for estimation and prediction of heterogeneous treatment effects across one or more studies. The background below is further outlined in the Brantner et al., 2024 paper entitled </w:t>
      </w:r>
      <w:r w:rsidRPr="00C76209">
        <w:rPr>
          <w:rFonts w:ascii="Helvetica Neue" w:eastAsia="Times New Roman" w:hAnsi="Helvetica Neue" w:cs="Times New Roman"/>
          <w:i/>
          <w:iCs/>
          <w:color w:val="333333"/>
          <w:kern w:val="0"/>
          <w:sz w:val="21"/>
          <w:szCs w:val="21"/>
          <w14:ligatures w14:val="none"/>
        </w:rPr>
        <w:t>Comparison of methods that combine multiple randomized trials to estimate heterogeneous treatment effects</w:t>
      </w:r>
      <w:r w:rsidRPr="00C76209">
        <w:rPr>
          <w:rFonts w:ascii="Helvetica Neue" w:eastAsia="Times New Roman" w:hAnsi="Helvetica Neue" w:cs="Times New Roman"/>
          <w:color w:val="333333"/>
          <w:kern w:val="0"/>
          <w:sz w:val="21"/>
          <w:szCs w:val="21"/>
          <w14:ligatures w14:val="none"/>
        </w:rPr>
        <w:t>.</w:t>
      </w:r>
      <w:hyperlink w:anchor="fn1" w:history="1">
        <w:r w:rsidRPr="00C76209">
          <w:rPr>
            <w:rFonts w:ascii="Helvetica Neue" w:eastAsia="Times New Roman" w:hAnsi="Helvetica Neue" w:cs="Times New Roman"/>
            <w:color w:val="337AB7"/>
            <w:kern w:val="0"/>
            <w:sz w:val="16"/>
            <w:szCs w:val="16"/>
            <w:u w:val="single"/>
            <w:vertAlign w:val="superscript"/>
            <w14:ligatures w14:val="none"/>
          </w:rPr>
          <w:t>1</w:t>
        </w:r>
      </w:hyperlink>
      <w:r w:rsidRPr="00C76209">
        <w:rPr>
          <w:rFonts w:ascii="Helvetica Neue" w:eastAsia="Times New Roman" w:hAnsi="Helvetica Neue" w:cs="Times New Roman"/>
          <w:color w:val="333333"/>
          <w:kern w:val="0"/>
          <w:sz w:val="21"/>
          <w:szCs w:val="21"/>
          <w14:ligatures w14:val="none"/>
        </w:rPr>
        <w:t> The package can be found </w:t>
      </w:r>
      <w:hyperlink r:id="rId6" w:history="1">
        <w:r w:rsidRPr="00C76209">
          <w:rPr>
            <w:rFonts w:ascii="Helvetica Neue" w:eastAsia="Times New Roman" w:hAnsi="Helvetica Neue" w:cs="Times New Roman"/>
            <w:color w:val="337AB7"/>
            <w:kern w:val="0"/>
            <w:sz w:val="21"/>
            <w:szCs w:val="21"/>
            <w:u w:val="single"/>
            <w14:ligatures w14:val="none"/>
          </w:rPr>
          <w:t>here</w:t>
        </w:r>
      </w:hyperlink>
      <w:r w:rsidRPr="00C76209">
        <w:rPr>
          <w:rFonts w:ascii="Helvetica Neue" w:eastAsia="Times New Roman" w:hAnsi="Helvetica Neue" w:cs="Times New Roman"/>
          <w:color w:val="333333"/>
          <w:kern w:val="0"/>
          <w:sz w:val="21"/>
          <w:szCs w:val="21"/>
          <w14:ligatures w14:val="none"/>
        </w:rPr>
        <w:t>.</w:t>
      </w:r>
    </w:p>
    <w:p w14:paraId="55DF2412" w14:textId="09247C31" w:rsidR="003E03D8" w:rsidRDefault="00DD5E50"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del w:id="0" w:author="Kyungeun Jeon" w:date="2025-09-04T14:41:00Z" w16du:dateUtc="2025-09-04T18:41:00Z">
        <w:r w:rsidDel="003E03D8">
          <w:rPr>
            <w:rFonts w:ascii="Helvetica Neue" w:eastAsia="Times New Roman" w:hAnsi="Helvetica Neue" w:cs="Times New Roman"/>
            <w:color w:val="333333"/>
            <w:kern w:val="0"/>
            <w:sz w:val="21"/>
            <w:szCs w:val="21"/>
            <w14:ligatures w14:val="none"/>
          </w:rPr>
          <w:delText>[Per one of Daniel’s comments below maybe another paragraph here motivating the big picture of why we might want to examine treatment effect heterogeneity, and why we might need to combine multiple studies?  Some of that could be pulled up from the next paragraph too. But just a bit of mmotivation for the methods.]</w:delText>
        </w:r>
      </w:del>
      <w:ins w:id="1" w:author="Kyungeun Jeon" w:date="2025-09-04T14:41:00Z" w16du:dateUtc="2025-09-04T18:41:00Z">
        <w:r w:rsidR="003E03D8" w:rsidRPr="003E03D8">
          <w:rPr>
            <w:rFonts w:ascii="Helvetica Neue" w:eastAsia="Times New Roman" w:hAnsi="Helvetica Neue" w:cs="Times New Roman"/>
            <w:color w:val="333333"/>
            <w:kern w:val="0"/>
            <w:sz w:val="21"/>
            <w:szCs w:val="21"/>
            <w14:ligatures w14:val="none"/>
          </w:rPr>
          <w:t xml:space="preserve">Personalized decisions require understanding how treatment effects vary across patients. A single study often lacks the precision to estimate this heterogeneity. Pooling multiple randomized trials preserves unconfounded treatment assignment, yet cross-trial heterogeneity—driven by observed and unobserved differences in populations, settings, or protocols—can still be substantial. The goal here is not de-biasing one </w:t>
        </w:r>
        <w:proofErr w:type="gramStart"/>
        <w:r w:rsidR="003E03D8" w:rsidRPr="003E03D8">
          <w:rPr>
            <w:rFonts w:ascii="Helvetica Neue" w:eastAsia="Times New Roman" w:hAnsi="Helvetica Neue" w:cs="Times New Roman"/>
            <w:color w:val="333333"/>
            <w:kern w:val="0"/>
            <w:sz w:val="21"/>
            <w:szCs w:val="21"/>
            <w14:ligatures w14:val="none"/>
          </w:rPr>
          <w:t>dataset, but</w:t>
        </w:r>
        <w:proofErr w:type="gramEnd"/>
        <w:r w:rsidR="003E03D8" w:rsidRPr="003E03D8">
          <w:rPr>
            <w:rFonts w:ascii="Helvetica Neue" w:eastAsia="Times New Roman" w:hAnsi="Helvetica Neue" w:cs="Times New Roman"/>
            <w:color w:val="333333"/>
            <w:kern w:val="0"/>
            <w:sz w:val="21"/>
            <w:szCs w:val="21"/>
            <w14:ligatures w14:val="none"/>
          </w:rPr>
          <w:t xml:space="preserve"> quantifying that heterogeneity and accounting for it when estimating treatment effects across </w:t>
        </w:r>
        <w:commentRangeStart w:id="2"/>
        <w:r w:rsidR="003E03D8" w:rsidRPr="003E03D8">
          <w:rPr>
            <w:rFonts w:ascii="Helvetica Neue" w:eastAsia="Times New Roman" w:hAnsi="Helvetica Neue" w:cs="Times New Roman"/>
            <w:color w:val="333333"/>
            <w:kern w:val="0"/>
            <w:sz w:val="21"/>
            <w:szCs w:val="21"/>
            <w14:ligatures w14:val="none"/>
          </w:rPr>
          <w:t>trials</w:t>
        </w:r>
        <w:commentRangeEnd w:id="2"/>
        <w:r w:rsidR="003E03D8">
          <w:rPr>
            <w:rStyle w:val="CommentReference"/>
          </w:rPr>
          <w:commentReference w:id="2"/>
        </w:r>
        <w:r w:rsidR="003E03D8" w:rsidRPr="003E03D8">
          <w:rPr>
            <w:rFonts w:ascii="Helvetica Neue" w:eastAsia="Times New Roman" w:hAnsi="Helvetica Neue" w:cs="Times New Roman"/>
            <w:color w:val="333333"/>
            <w:kern w:val="0"/>
            <w:sz w:val="21"/>
            <w:szCs w:val="21"/>
            <w14:ligatures w14:val="none"/>
          </w:rPr>
          <w:t>.</w:t>
        </w:r>
      </w:ins>
    </w:p>
    <w:p w14:paraId="6B4B40DA" w14:textId="181EBF37" w:rsidR="00C76209" w:rsidDel="003E03D8" w:rsidRDefault="003E03D8" w:rsidP="00C76209">
      <w:pPr>
        <w:shd w:val="clear" w:color="auto" w:fill="FFFFFF"/>
        <w:spacing w:before="300" w:after="150" w:line="240" w:lineRule="auto"/>
        <w:outlineLvl w:val="0"/>
        <w:rPr>
          <w:del w:id="3" w:author="Kyungeun Jeon" w:date="2025-09-04T14:41:00Z" w16du:dateUtc="2025-09-04T18:41:00Z"/>
          <w:rFonts w:ascii="Helvetica Neue" w:eastAsia="Times New Roman" w:hAnsi="Helvetica Neue" w:cs="Times New Roman"/>
          <w:color w:val="333333"/>
          <w:kern w:val="0"/>
          <w:sz w:val="21"/>
          <w:szCs w:val="21"/>
          <w14:ligatures w14:val="none"/>
        </w:rPr>
      </w:pPr>
      <w:ins w:id="4" w:author="Kyungeun Jeon" w:date="2025-09-04T14:41:00Z" w16du:dateUtc="2025-09-04T18:41:00Z">
        <w:r w:rsidRPr="003E03D8">
          <w:rPr>
            <w:rFonts w:ascii="Helvetica Neue" w:eastAsia="Times New Roman" w:hAnsi="Helvetica Neue" w:cs="Times New Roman"/>
            <w:color w:val="333333"/>
            <w:kern w:val="0"/>
            <w:sz w:val="21"/>
            <w:szCs w:val="21"/>
            <w14:ligatures w14:val="none"/>
          </w:rPr>
          <w:t>Th</w:t>
        </w:r>
      </w:ins>
      <w:ins w:id="5" w:author="Kyungeun Jeon" w:date="2025-09-05T14:32:00Z" w16du:dateUtc="2025-09-05T18:32:00Z">
        <w:r w:rsidR="0032665A">
          <w:rPr>
            <w:rFonts w:ascii="Helvetica Neue" w:eastAsia="Times New Roman" w:hAnsi="Helvetica Neue" w:cs="Times New Roman"/>
            <w:color w:val="333333"/>
            <w:kern w:val="0"/>
            <w:sz w:val="21"/>
            <w:szCs w:val="21"/>
            <w14:ligatures w14:val="none"/>
          </w:rPr>
          <w:t>e `multicate`</w:t>
        </w:r>
      </w:ins>
      <w:ins w:id="6" w:author="Kyungeun Jeon" w:date="2025-09-04T14:41:00Z" w16du:dateUtc="2025-09-04T18:41:00Z">
        <w:r w:rsidRPr="003E03D8">
          <w:rPr>
            <w:rFonts w:ascii="Helvetica Neue" w:eastAsia="Times New Roman" w:hAnsi="Helvetica Neue" w:cs="Times New Roman"/>
            <w:color w:val="333333"/>
            <w:kern w:val="0"/>
            <w:sz w:val="21"/>
            <w:szCs w:val="21"/>
            <w14:ligatures w14:val="none"/>
          </w:rPr>
          <w:t xml:space="preserve"> package implements flexible, nonparametric estimators to learn heterogeneous treatment effects across trials, capturing complex, nonlinear covariate–treatment interactions. This tutorial highlights the package's aims and key features</w:t>
        </w:r>
      </w:ins>
      <w:ins w:id="7" w:author="Kyungeun Jeon" w:date="2025-09-05T14:32:00Z" w16du:dateUtc="2025-09-05T18:32:00Z">
        <w:r w:rsidR="0032665A">
          <w:rPr>
            <w:rFonts w:ascii="Helvetica Neue" w:eastAsia="Times New Roman" w:hAnsi="Helvetica Neue" w:cs="Times New Roman"/>
            <w:color w:val="333333"/>
            <w:kern w:val="0"/>
            <w:sz w:val="21"/>
            <w:szCs w:val="21"/>
            <w14:ligatures w14:val="none"/>
          </w:rPr>
          <w:t xml:space="preserve">, </w:t>
        </w:r>
      </w:ins>
      <w:ins w:id="8" w:author="Kyungeun Jeon" w:date="2025-09-04T14:41:00Z" w16du:dateUtc="2025-09-04T18:41:00Z">
        <w:r w:rsidRPr="003E03D8">
          <w:rPr>
            <w:rFonts w:ascii="Helvetica Neue" w:eastAsia="Times New Roman" w:hAnsi="Helvetica Neue" w:cs="Times New Roman"/>
            <w:color w:val="333333"/>
            <w:kern w:val="0"/>
            <w:sz w:val="21"/>
            <w:szCs w:val="21"/>
            <w14:ligatures w14:val="none"/>
          </w:rPr>
          <w:t>and workflow, and addresses common questions.</w:t>
        </w:r>
        <w:r w:rsidRPr="003E03D8" w:rsidDel="003E03D8">
          <w:rPr>
            <w:rFonts w:ascii="Helvetica Neue" w:eastAsia="Times New Roman" w:hAnsi="Helvetica Neue" w:cs="Times New Roman"/>
            <w:color w:val="333333"/>
            <w:kern w:val="0"/>
            <w:sz w:val="21"/>
            <w:szCs w:val="21"/>
            <w14:ligatures w14:val="none"/>
          </w:rPr>
          <w:t xml:space="preserve"> </w:t>
        </w:r>
      </w:ins>
      <w:del w:id="9" w:author="Kyungeun Jeon" w:date="2025-09-04T14:41:00Z" w16du:dateUtc="2025-09-04T18:41:00Z">
        <w:r w:rsidR="00543B63" w:rsidDel="003E03D8">
          <w:rPr>
            <w:rFonts w:ascii="Helvetica Neue" w:eastAsia="Times New Roman" w:hAnsi="Helvetica Neue" w:cs="Times New Roman"/>
            <w:color w:val="333333"/>
            <w:kern w:val="0"/>
            <w:sz w:val="21"/>
            <w:szCs w:val="21"/>
            <w14:ligatures w14:val="none"/>
          </w:rPr>
          <w:delText>[And then maybe a SHORT paragraph orienting readers to the vignette and its goals and structure?]</w:delText>
        </w:r>
      </w:del>
    </w:p>
    <w:p w14:paraId="69829AB1" w14:textId="77777777" w:rsidR="003E03D8" w:rsidRPr="00C76209" w:rsidRDefault="003E03D8" w:rsidP="00C76209">
      <w:pPr>
        <w:shd w:val="clear" w:color="auto" w:fill="FFFFFF"/>
        <w:spacing w:after="150" w:line="240" w:lineRule="auto"/>
        <w:rPr>
          <w:ins w:id="10" w:author="Kyungeun Jeon" w:date="2025-09-04T14:41:00Z" w16du:dateUtc="2025-09-04T18:41:00Z"/>
          <w:rFonts w:ascii="Helvetica Neue" w:eastAsia="Times New Roman" w:hAnsi="Helvetica Neue" w:cs="Times New Roman"/>
          <w:color w:val="333333"/>
          <w:kern w:val="0"/>
          <w:sz w:val="21"/>
          <w:szCs w:val="21"/>
          <w14:ligatures w14:val="none"/>
        </w:rPr>
      </w:pPr>
    </w:p>
    <w:p w14:paraId="4103CF73" w14:textId="77777777" w:rsidR="00C76209" w:rsidRPr="00C76209" w:rsidRDefault="00C76209" w:rsidP="00C76209">
      <w:pPr>
        <w:shd w:val="clear" w:color="auto" w:fill="FFFFFF"/>
        <w:spacing w:before="300" w:after="150" w:line="240" w:lineRule="auto"/>
        <w:outlineLvl w:val="0"/>
        <w:rPr>
          <w:rFonts w:ascii="inherit" w:eastAsia="Times New Roman" w:hAnsi="inherit" w:cs="Times New Roman"/>
          <w:color w:val="333333"/>
          <w:kern w:val="36"/>
          <w:sz w:val="51"/>
          <w:szCs w:val="51"/>
          <w14:ligatures w14:val="none"/>
        </w:rPr>
      </w:pPr>
      <w:r w:rsidRPr="00C76209">
        <w:rPr>
          <w:rFonts w:ascii="inherit" w:eastAsia="Times New Roman" w:hAnsi="inherit" w:cs="Times New Roman"/>
          <w:color w:val="333333"/>
          <w:kern w:val="36"/>
          <w:sz w:val="51"/>
          <w:szCs w:val="51"/>
          <w14:ligatures w14:val="none"/>
        </w:rPr>
        <w:t>Purpose of </w:t>
      </w:r>
      <w:r w:rsidRPr="00C76209">
        <w:rPr>
          <w:rFonts w:ascii="Courier New" w:eastAsia="Times New Roman" w:hAnsi="Courier New" w:cs="Courier New"/>
          <w:color w:val="333333"/>
          <w:kern w:val="36"/>
          <w:sz w:val="46"/>
          <w:szCs w:val="46"/>
          <w14:ligatures w14:val="none"/>
        </w:rPr>
        <w:t>multicate</w:t>
      </w:r>
    </w:p>
    <w:p w14:paraId="4A3A49F7" w14:textId="36DF0BB2" w:rsidR="00C76209" w:rsidRPr="003814FF" w:rsidRDefault="00C76209" w:rsidP="00C76209">
      <w:pPr>
        <w:shd w:val="clear" w:color="auto" w:fill="FFFFFF"/>
        <w:spacing w:after="150" w:line="240" w:lineRule="auto"/>
        <w:rPr>
          <w:ins w:id="11" w:author="Kyungeun Jeon" w:date="2025-09-04T14:56:00Z" w16du:dateUtc="2025-09-04T18:56:00Z"/>
          <w:rFonts w:ascii="Helvetica Neue" w:eastAsia="Times New Roman" w:hAnsi="Helvetica Neue" w:cs="Times New Roman"/>
          <w:strike/>
          <w:color w:val="333333"/>
          <w:kern w:val="0"/>
          <w:sz w:val="21"/>
          <w:szCs w:val="21"/>
          <w14:ligatures w14:val="none"/>
          <w:rPrChange w:id="12" w:author="Kyungeun Jeon" w:date="2025-09-04T14:56:00Z" w16du:dateUtc="2025-09-04T18:56:00Z">
            <w:rPr>
              <w:ins w:id="13" w:author="Kyungeun Jeon" w:date="2025-09-04T14:56:00Z" w16du:dateUtc="2025-09-04T18:56:00Z"/>
              <w:rFonts w:ascii="Helvetica Neue" w:eastAsia="Times New Roman" w:hAnsi="Helvetica Neue" w:cs="Times New Roman"/>
              <w:color w:val="333333"/>
              <w:kern w:val="0"/>
              <w:sz w:val="21"/>
              <w:szCs w:val="21"/>
              <w14:ligatures w14:val="none"/>
            </w:rPr>
          </w:rPrChange>
        </w:rPr>
      </w:pPr>
      <w:r w:rsidRPr="003814FF">
        <w:rPr>
          <w:rFonts w:ascii="Helvetica Neue" w:eastAsia="Times New Roman" w:hAnsi="Helvetica Neue" w:cs="Times New Roman"/>
          <w:strike/>
          <w:color w:val="333333"/>
          <w:kern w:val="0"/>
          <w:sz w:val="21"/>
          <w:szCs w:val="21"/>
          <w14:ligatures w14:val="none"/>
          <w:rPrChange w:id="14" w:author="Kyungeun Jeon" w:date="2025-09-04T14:56:00Z" w16du:dateUtc="2025-09-04T18:56:00Z">
            <w:rPr>
              <w:rFonts w:ascii="Helvetica Neue" w:eastAsia="Times New Roman" w:hAnsi="Helvetica Neue" w:cs="Times New Roman"/>
              <w:color w:val="333333"/>
              <w:kern w:val="0"/>
              <w:sz w:val="21"/>
              <w:szCs w:val="21"/>
              <w14:ligatures w14:val="none"/>
            </w:rPr>
          </w:rPrChange>
        </w:rPr>
        <w:t xml:space="preserve">Randomized controlled trials (RCTs) are considered the gold standard for unbiased estimation of treatment effects. However, RCTs often have limited power to detect heterogeneous treatment effects due to sample size constraints, and they may not reflect populations to which findings will be applied. To address these limitations, researchers have developed various methods to combine data from multiple RCTs to improve treatment effect estimation, including approaches such as meta-analysis. However, these techniques often </w:t>
      </w:r>
      <w:commentRangeStart w:id="15"/>
      <w:commentRangeStart w:id="16"/>
      <w:commentRangeStart w:id="17"/>
      <w:r w:rsidRPr="003814FF">
        <w:rPr>
          <w:rFonts w:ascii="Helvetica Neue" w:eastAsia="Times New Roman" w:hAnsi="Helvetica Neue" w:cs="Times New Roman"/>
          <w:strike/>
          <w:color w:val="333333"/>
          <w:kern w:val="0"/>
          <w:sz w:val="21"/>
          <w:szCs w:val="21"/>
          <w14:ligatures w14:val="none"/>
          <w:rPrChange w:id="18" w:author="Kyungeun Jeon" w:date="2025-09-04T14:56:00Z" w16du:dateUtc="2025-09-04T18:56:00Z">
            <w:rPr>
              <w:rFonts w:ascii="Helvetica Neue" w:eastAsia="Times New Roman" w:hAnsi="Helvetica Neue" w:cs="Times New Roman"/>
              <w:color w:val="333333"/>
              <w:kern w:val="0"/>
              <w:sz w:val="21"/>
              <w:szCs w:val="21"/>
              <w14:ligatures w14:val="none"/>
            </w:rPr>
          </w:rPrChange>
        </w:rPr>
        <w:t>do not explicitly target conditional average treatment effects</w:t>
      </w:r>
      <w:ins w:id="19" w:author="Daniel Obeng" w:date="2025-07-31T12:51:00Z">
        <w:r w:rsidR="00E16258" w:rsidRPr="003814FF">
          <w:rPr>
            <w:rFonts w:ascii="Helvetica Neue" w:eastAsia="Times New Roman" w:hAnsi="Helvetica Neue" w:cs="Times New Roman"/>
            <w:strike/>
            <w:color w:val="333333"/>
            <w:kern w:val="0"/>
            <w:sz w:val="21"/>
            <w:szCs w:val="21"/>
            <w14:ligatures w14:val="none"/>
            <w:rPrChange w:id="20" w:author="Kyungeun Jeon" w:date="2025-09-04T14:56:00Z" w16du:dateUtc="2025-09-04T18:56:00Z">
              <w:rPr>
                <w:rFonts w:ascii="Helvetica Neue" w:eastAsia="Times New Roman" w:hAnsi="Helvetica Neue" w:cs="Times New Roman"/>
                <w:color w:val="333333"/>
                <w:kern w:val="0"/>
                <w:sz w:val="21"/>
                <w:szCs w:val="21"/>
                <w14:ligatures w14:val="none"/>
              </w:rPr>
            </w:rPrChange>
          </w:rPr>
          <w:t xml:space="preserve"> (CATEs)</w:t>
        </w:r>
      </w:ins>
      <w:r w:rsidRPr="003814FF">
        <w:rPr>
          <w:rFonts w:ascii="Helvetica Neue" w:eastAsia="Times New Roman" w:hAnsi="Helvetica Neue" w:cs="Times New Roman"/>
          <w:strike/>
          <w:color w:val="333333"/>
          <w:kern w:val="0"/>
          <w:sz w:val="21"/>
          <w:szCs w:val="21"/>
          <w14:ligatures w14:val="none"/>
          <w:rPrChange w:id="21" w:author="Kyungeun Jeon" w:date="2025-09-04T14:56:00Z" w16du:dateUtc="2025-09-04T18:56:00Z">
            <w:rPr>
              <w:rFonts w:ascii="Helvetica Neue" w:eastAsia="Times New Roman" w:hAnsi="Helvetica Neue" w:cs="Times New Roman"/>
              <w:color w:val="333333"/>
              <w:kern w:val="0"/>
              <w:sz w:val="21"/>
              <w:szCs w:val="21"/>
              <w14:ligatures w14:val="none"/>
            </w:rPr>
          </w:rPrChange>
        </w:rPr>
        <w:t xml:space="preserve"> and typically rely on aggregate-level data, making it challenging to estimate treatment effects conditional on individual-level characteristics</w:t>
      </w:r>
      <w:commentRangeEnd w:id="15"/>
      <w:r w:rsidR="00E16258" w:rsidRPr="003814FF">
        <w:rPr>
          <w:rStyle w:val="CommentReference"/>
          <w:strike/>
          <w:rPrChange w:id="22" w:author="Kyungeun Jeon" w:date="2025-09-04T14:56:00Z" w16du:dateUtc="2025-09-04T18:56:00Z">
            <w:rPr>
              <w:rStyle w:val="CommentReference"/>
            </w:rPr>
          </w:rPrChange>
        </w:rPr>
        <w:commentReference w:id="15"/>
      </w:r>
      <w:commentRangeEnd w:id="16"/>
      <w:r w:rsidR="00DD5E50" w:rsidRPr="003814FF">
        <w:rPr>
          <w:rStyle w:val="CommentReference"/>
          <w:strike/>
          <w:rPrChange w:id="23" w:author="Kyungeun Jeon" w:date="2025-09-04T14:56:00Z" w16du:dateUtc="2025-09-04T18:56:00Z">
            <w:rPr>
              <w:rStyle w:val="CommentReference"/>
            </w:rPr>
          </w:rPrChange>
        </w:rPr>
        <w:commentReference w:id="16"/>
      </w:r>
      <w:commentRangeEnd w:id="17"/>
      <w:r w:rsidR="003814FF" w:rsidRPr="003814FF">
        <w:rPr>
          <w:rStyle w:val="CommentReference"/>
          <w:strike/>
          <w:rPrChange w:id="24" w:author="Kyungeun Jeon" w:date="2025-09-04T14:56:00Z" w16du:dateUtc="2025-09-04T18:56:00Z">
            <w:rPr>
              <w:rStyle w:val="CommentReference"/>
            </w:rPr>
          </w:rPrChange>
        </w:rPr>
        <w:commentReference w:id="17"/>
      </w:r>
      <w:r w:rsidRPr="003814FF">
        <w:rPr>
          <w:rFonts w:ascii="Helvetica Neue" w:eastAsia="Times New Roman" w:hAnsi="Helvetica Neue" w:cs="Times New Roman"/>
          <w:strike/>
          <w:color w:val="333333"/>
          <w:kern w:val="0"/>
          <w:sz w:val="21"/>
          <w:szCs w:val="21"/>
          <w14:ligatures w14:val="none"/>
          <w:rPrChange w:id="25" w:author="Kyungeun Jeon" w:date="2025-09-04T14:56:00Z" w16du:dateUtc="2025-09-04T18:56:00Z">
            <w:rPr>
              <w:rFonts w:ascii="Helvetica Neue" w:eastAsia="Times New Roman" w:hAnsi="Helvetica Neue" w:cs="Times New Roman"/>
              <w:color w:val="333333"/>
              <w:kern w:val="0"/>
              <w:sz w:val="21"/>
              <w:szCs w:val="21"/>
              <w14:ligatures w14:val="none"/>
            </w:rPr>
          </w:rPrChange>
        </w:rPr>
        <w:t>.</w:t>
      </w:r>
    </w:p>
    <w:p w14:paraId="4FAF4534" w14:textId="6A8ACB40" w:rsidR="003814FF" w:rsidRPr="00C76209" w:rsidRDefault="003814FF"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ins w:id="26" w:author="Kyungeun Jeon" w:date="2025-09-04T14:56:00Z" w16du:dateUtc="2025-09-04T18:56:00Z">
        <w:r w:rsidRPr="003814FF">
          <w:rPr>
            <w:rFonts w:ascii="Helvetica Neue" w:eastAsia="Times New Roman" w:hAnsi="Helvetica Neue" w:cs="Times New Roman"/>
            <w:color w:val="333333"/>
            <w:kern w:val="0"/>
            <w:sz w:val="21"/>
            <w:szCs w:val="21"/>
            <w14:ligatures w14:val="none"/>
          </w:rPr>
          <w:t xml:space="preserve">Randomized controlled trials (RCTs) are the gold standard for unbiased average </w:t>
        </w:r>
        <w:proofErr w:type="gramStart"/>
        <w:r w:rsidRPr="003814FF">
          <w:rPr>
            <w:rFonts w:ascii="Helvetica Neue" w:eastAsia="Times New Roman" w:hAnsi="Helvetica Neue" w:cs="Times New Roman"/>
            <w:color w:val="333333"/>
            <w:kern w:val="0"/>
            <w:sz w:val="21"/>
            <w:szCs w:val="21"/>
            <w14:ligatures w14:val="none"/>
          </w:rPr>
          <w:t>effects, but</w:t>
        </w:r>
        <w:proofErr w:type="gramEnd"/>
        <w:r w:rsidRPr="003814FF">
          <w:rPr>
            <w:rFonts w:ascii="Helvetica Neue" w:eastAsia="Times New Roman" w:hAnsi="Helvetica Neue" w:cs="Times New Roman"/>
            <w:color w:val="333333"/>
            <w:kern w:val="0"/>
            <w:sz w:val="21"/>
            <w:szCs w:val="21"/>
            <w14:ligatures w14:val="none"/>
          </w:rPr>
          <w:t xml:space="preserve"> often lack power for heterogeneity and may not represent target populations. Combining RCTs via conventional (including random-effects) meta-analysis improves </w:t>
        </w:r>
        <w:proofErr w:type="gramStart"/>
        <w:r w:rsidRPr="003814FF">
          <w:rPr>
            <w:rFonts w:ascii="Helvetica Neue" w:eastAsia="Times New Roman" w:hAnsi="Helvetica Neue" w:cs="Times New Roman"/>
            <w:color w:val="333333"/>
            <w:kern w:val="0"/>
            <w:sz w:val="21"/>
            <w:szCs w:val="21"/>
            <w14:ligatures w14:val="none"/>
          </w:rPr>
          <w:t>precision, yet</w:t>
        </w:r>
        <w:proofErr w:type="gramEnd"/>
        <w:r w:rsidRPr="003814FF">
          <w:rPr>
            <w:rFonts w:ascii="Helvetica Neue" w:eastAsia="Times New Roman" w:hAnsi="Helvetica Neue" w:cs="Times New Roman"/>
            <w:color w:val="333333"/>
            <w:kern w:val="0"/>
            <w:sz w:val="21"/>
            <w:szCs w:val="21"/>
            <w14:ligatures w14:val="none"/>
          </w:rPr>
          <w:t xml:space="preserve"> estimates overall or study-level subgroup averages from aggregate data. By contrast, CATE methods target effects conditional on individual covariates, using individual-participant data (IPD) and flexible models that capture nonlinearities and interactions. With multiple RCTs, IPD-based CATE approaches retain unconfounded assignment within each trial while explicitly modeling cross-trial heterogeneity, enabling patient-level personalization beyond what standard meta-analysis can provide.</w:t>
        </w:r>
      </w:ins>
    </w:p>
    <w:p w14:paraId="393464BE" w14:textId="045EDFA6" w:rsidR="00C76209" w:rsidRPr="00C76209" w:rsidRDefault="00595308" w:rsidP="00C76209">
      <w:pPr>
        <w:shd w:val="clear" w:color="auto" w:fill="FFFFFF"/>
        <w:spacing w:after="0" w:line="240" w:lineRule="auto"/>
        <w:rPr>
          <w:rFonts w:ascii="Times New Roman" w:eastAsia="Times New Roman" w:hAnsi="Times New Roman" w:cs="Times New Roman"/>
          <w:kern w:val="0"/>
          <w14:ligatures w14:val="none"/>
        </w:rPr>
      </w:pPr>
      <w:ins w:id="27" w:author="Kyungeun Jeon" w:date="2025-09-04T15:10:00Z" w16du:dateUtc="2025-09-04T19:10:00Z">
        <w:r w:rsidRPr="00595308">
          <w:rPr>
            <w:rFonts w:ascii="Helvetica Neue" w:eastAsia="Times New Roman" w:hAnsi="Helvetica Neue" w:cs="Times New Roman"/>
            <w:color w:val="333333"/>
            <w:kern w:val="0"/>
            <w:sz w:val="21"/>
            <w:szCs w:val="21"/>
            <w14:ligatures w14:val="none"/>
          </w:rPr>
          <w:t xml:space="preserve">The `multicate` package Guide treatment decision-making in a health care or other practical setting by estimating heterogeneous treatment effects. It </w:t>
        </w:r>
      </w:ins>
      <w:del w:id="28" w:author="Kyungeun Jeon" w:date="2025-09-04T15:10:00Z" w16du:dateUtc="2025-09-04T19:10:00Z">
        <w:r w:rsidR="00C76209" w:rsidRPr="00C76209" w:rsidDel="00595308">
          <w:rPr>
            <w:rFonts w:ascii="Helvetica Neue" w:eastAsia="Times New Roman" w:hAnsi="Helvetica Neue" w:cs="Times New Roman"/>
            <w:color w:val="333333"/>
            <w:kern w:val="0"/>
            <w:sz w:val="21"/>
            <w:szCs w:val="21"/>
            <w14:ligatures w14:val="none"/>
          </w:rPr>
          <w:delText>The </w:delText>
        </w:r>
        <w:r w:rsidR="00C76209" w:rsidRPr="00C76209" w:rsidDel="00595308">
          <w:rPr>
            <w:rFonts w:ascii="Courier New" w:eastAsia="Times New Roman" w:hAnsi="Courier New" w:cs="Courier New"/>
            <w:color w:val="333333"/>
            <w:kern w:val="0"/>
            <w:sz w:val="19"/>
            <w:szCs w:val="19"/>
            <w14:ligatures w14:val="none"/>
          </w:rPr>
          <w:delText>multicate</w:delText>
        </w:r>
        <w:r w:rsidR="00C76209" w:rsidRPr="00C76209" w:rsidDel="00595308">
          <w:rPr>
            <w:rFonts w:ascii="Helvetica Neue" w:eastAsia="Times New Roman" w:hAnsi="Helvetica Neue" w:cs="Times New Roman"/>
            <w:color w:val="333333"/>
            <w:kern w:val="0"/>
            <w:sz w:val="21"/>
            <w:szCs w:val="21"/>
            <w14:ligatures w14:val="none"/>
          </w:rPr>
          <w:delText xml:space="preserve"> package </w:delText>
        </w:r>
      </w:del>
      <w:r w:rsidR="00C76209" w:rsidRPr="00C76209">
        <w:rPr>
          <w:rFonts w:ascii="Helvetica Neue" w:eastAsia="Times New Roman" w:hAnsi="Helvetica Neue" w:cs="Times New Roman"/>
          <w:color w:val="333333"/>
          <w:kern w:val="0"/>
          <w:sz w:val="21"/>
          <w:szCs w:val="21"/>
          <w14:ligatures w14:val="none"/>
        </w:rPr>
        <w:t xml:space="preserve">implements </w:t>
      </w:r>
      <w:commentRangeStart w:id="29"/>
      <w:r w:rsidR="00C76209" w:rsidRPr="00C76209">
        <w:rPr>
          <w:rFonts w:ascii="Helvetica Neue" w:eastAsia="Times New Roman" w:hAnsi="Helvetica Neue" w:cs="Times New Roman"/>
          <w:color w:val="333333"/>
          <w:kern w:val="0"/>
          <w:sz w:val="21"/>
          <w:szCs w:val="21"/>
          <w14:ligatures w14:val="none"/>
        </w:rPr>
        <w:t>methods</w:t>
      </w:r>
      <w:commentRangeEnd w:id="29"/>
      <w:r w:rsidR="00C0411F">
        <w:rPr>
          <w:rStyle w:val="CommentReference"/>
        </w:rPr>
        <w:commentReference w:id="29"/>
      </w:r>
      <w:r w:rsidR="00C76209" w:rsidRPr="00C76209">
        <w:rPr>
          <w:rFonts w:ascii="Helvetica Neue" w:eastAsia="Times New Roman" w:hAnsi="Helvetica Neue" w:cs="Times New Roman"/>
          <w:color w:val="333333"/>
          <w:kern w:val="0"/>
          <w:sz w:val="21"/>
          <w:szCs w:val="21"/>
          <w14:ligatures w14:val="none"/>
        </w:rPr>
        <w:t xml:space="preserve"> that combine multiple studies using individual, patient-level data. The focal </w:t>
      </w:r>
      <w:proofErr w:type="spellStart"/>
      <w:r w:rsidR="00C76209" w:rsidRPr="00C76209">
        <w:rPr>
          <w:rFonts w:ascii="Helvetica Neue" w:eastAsia="Times New Roman" w:hAnsi="Helvetica Neue" w:cs="Times New Roman"/>
          <w:i/>
          <w:iCs/>
          <w:color w:val="333333"/>
          <w:kern w:val="0"/>
          <w:sz w:val="21"/>
          <w:szCs w:val="21"/>
          <w14:ligatures w14:val="none"/>
        </w:rPr>
        <w:t>estimand</w:t>
      </w:r>
      <w:proofErr w:type="spellEnd"/>
      <w:r w:rsidR="00C76209" w:rsidRPr="00C76209">
        <w:rPr>
          <w:rFonts w:ascii="Helvetica Neue" w:eastAsia="Times New Roman" w:hAnsi="Helvetica Neue" w:cs="Times New Roman"/>
          <w:color w:val="333333"/>
          <w:kern w:val="0"/>
          <w:sz w:val="21"/>
          <w:szCs w:val="21"/>
          <w14:ligatures w14:val="none"/>
        </w:rPr>
        <w:t xml:space="preserve"> in this package is the conditional </w:t>
      </w:r>
      <w:r w:rsidR="00C76209" w:rsidRPr="00C76209">
        <w:rPr>
          <w:rFonts w:ascii="Helvetica Neue" w:eastAsia="Times New Roman" w:hAnsi="Helvetica Neue" w:cs="Times New Roman"/>
          <w:color w:val="333333"/>
          <w:kern w:val="0"/>
          <w:sz w:val="21"/>
          <w:szCs w:val="21"/>
          <w14:ligatures w14:val="none"/>
        </w:rPr>
        <w:lastRenderedPageBreak/>
        <w:t>average treatment effect</w:t>
      </w:r>
      <w:r w:rsidR="00C0411F">
        <w:rPr>
          <w:rFonts w:ascii="Helvetica Neue" w:eastAsia="Times New Roman" w:hAnsi="Helvetica Neue" w:cs="Times New Roman"/>
          <w:color w:val="333333"/>
          <w:kern w:val="0"/>
          <w:sz w:val="21"/>
          <w:szCs w:val="21"/>
          <w14:ligatures w14:val="none"/>
        </w:rPr>
        <w:t xml:space="preserve"> (CATE)</w:t>
      </w:r>
      <w:r w:rsidR="00C76209" w:rsidRPr="00C76209">
        <w:rPr>
          <w:rFonts w:ascii="Helvetica Neue" w:eastAsia="Times New Roman" w:hAnsi="Helvetica Neue" w:cs="Times New Roman"/>
          <w:color w:val="333333"/>
          <w:kern w:val="0"/>
          <w:sz w:val="21"/>
          <w:szCs w:val="21"/>
          <w14:ligatures w14:val="none"/>
        </w:rPr>
        <w:t>, defined under Rubin’s potential outcomes framework.</w:t>
      </w:r>
      <w:hyperlink w:anchor="fn2" w:history="1">
        <w:r w:rsidR="00C76209" w:rsidRPr="00C76209">
          <w:rPr>
            <w:rFonts w:ascii="Helvetica Neue" w:eastAsia="Times New Roman" w:hAnsi="Helvetica Neue" w:cs="Times New Roman"/>
            <w:color w:val="337AB7"/>
            <w:kern w:val="0"/>
            <w:sz w:val="16"/>
            <w:szCs w:val="16"/>
            <w:u w:val="single"/>
            <w:vertAlign w:val="superscript"/>
            <w14:ligatures w14:val="none"/>
          </w:rPr>
          <w:t>2</w:t>
        </w:r>
      </w:hyperlink>
      <w:r w:rsidR="00C76209" w:rsidRPr="00C76209">
        <w:rPr>
          <w:rFonts w:ascii="Helvetica Neue" w:eastAsia="Times New Roman" w:hAnsi="Helvetica Neue" w:cs="Times New Roman"/>
          <w:color w:val="333333"/>
          <w:kern w:val="0"/>
          <w:sz w:val="21"/>
          <w:szCs w:val="21"/>
          <w14:ligatures w14:val="none"/>
        </w:rPr>
        <w:t> We define </w:t>
      </w:r>
      <w:r w:rsidR="00C76209" w:rsidRPr="00C76209">
        <w:rPr>
          <w:rFonts w:ascii="Cambria Math" w:eastAsia="Times New Roman" w:hAnsi="Cambria Math" w:cs="Cambria Math"/>
          <w:color w:val="333333"/>
          <w:kern w:val="0"/>
          <w:sz w:val="25"/>
          <w:szCs w:val="25"/>
          <w:bdr w:val="none" w:sz="0" w:space="0" w:color="auto" w:frame="1"/>
          <w14:ligatures w14:val="none"/>
        </w:rPr>
        <w:t>𝐴</w:t>
      </w:r>
      <w:r w:rsidR="00C76209" w:rsidRPr="00C76209">
        <w:rPr>
          <w:rFonts w:ascii="Helvetica Neue" w:eastAsia="Times New Roman" w:hAnsi="Helvetica Neue" w:cs="Times New Roman"/>
          <w:color w:val="333333"/>
          <w:kern w:val="0"/>
          <w:sz w:val="21"/>
          <w:szCs w:val="21"/>
          <w14:ligatures w14:val="none"/>
        </w:rPr>
        <w:t> to represent a binary treatment indicator, </w:t>
      </w:r>
      <w:r w:rsidR="00C76209" w:rsidRPr="00C76209">
        <w:rPr>
          <w:rFonts w:ascii="Cambria Math" w:eastAsia="Times New Roman" w:hAnsi="Cambria Math" w:cs="Cambria Math"/>
          <w:color w:val="333333"/>
          <w:kern w:val="0"/>
          <w:sz w:val="25"/>
          <w:szCs w:val="25"/>
          <w:bdr w:val="none" w:sz="0" w:space="0" w:color="auto" w:frame="1"/>
          <w14:ligatures w14:val="none"/>
        </w:rPr>
        <w:t>𝑆</w:t>
      </w:r>
      <w:r w:rsidR="00C76209" w:rsidRPr="00C76209">
        <w:rPr>
          <w:rFonts w:ascii="Helvetica Neue" w:eastAsia="Times New Roman" w:hAnsi="Helvetica Neue" w:cs="Times New Roman"/>
          <w:color w:val="333333"/>
          <w:kern w:val="0"/>
          <w:sz w:val="21"/>
          <w:szCs w:val="21"/>
          <w14:ligatures w14:val="none"/>
        </w:rPr>
        <w:t xml:space="preserve"> a categorical variable for </w:t>
      </w:r>
      <w:commentRangeStart w:id="30"/>
      <w:commentRangeStart w:id="31"/>
      <w:r w:rsidR="00C76209" w:rsidRPr="00C76209">
        <w:rPr>
          <w:rFonts w:ascii="Helvetica Neue" w:eastAsia="Times New Roman" w:hAnsi="Helvetica Neue" w:cs="Times New Roman"/>
          <w:color w:val="333333"/>
          <w:kern w:val="0"/>
          <w:sz w:val="21"/>
          <w:szCs w:val="21"/>
          <w14:ligatures w14:val="none"/>
        </w:rPr>
        <w:t>the trial in which the individual participated (from 1 to </w:t>
      </w:r>
      <w:r w:rsidR="00C76209" w:rsidRPr="00C76209">
        <w:rPr>
          <w:rFonts w:ascii="Cambria Math" w:eastAsia="Times New Roman" w:hAnsi="Cambria Math" w:cs="Cambria Math"/>
          <w:color w:val="333333"/>
          <w:kern w:val="0"/>
          <w:sz w:val="25"/>
          <w:szCs w:val="25"/>
          <w:bdr w:val="none" w:sz="0" w:space="0" w:color="auto" w:frame="1"/>
          <w14:ligatures w14:val="none"/>
        </w:rPr>
        <w:t>𝐾</w:t>
      </w:r>
      <w:r w:rsidR="00C76209" w:rsidRPr="00C76209">
        <w:rPr>
          <w:rFonts w:ascii="Helvetica Neue" w:eastAsia="Times New Roman" w:hAnsi="Helvetica Neue" w:cs="Times New Roman"/>
          <w:color w:val="333333"/>
          <w:kern w:val="0"/>
          <w:sz w:val="21"/>
          <w:szCs w:val="21"/>
          <w14:ligatures w14:val="none"/>
        </w:rPr>
        <w:t>, with a total of </w:t>
      </w:r>
      <w:r w:rsidR="00C76209" w:rsidRPr="00C76209">
        <w:rPr>
          <w:rFonts w:ascii="Cambria Math" w:eastAsia="Times New Roman" w:hAnsi="Cambria Math" w:cs="Cambria Math"/>
          <w:color w:val="333333"/>
          <w:kern w:val="0"/>
          <w:sz w:val="25"/>
          <w:szCs w:val="25"/>
          <w:bdr w:val="none" w:sz="0" w:space="0" w:color="auto" w:frame="1"/>
          <w14:ligatures w14:val="none"/>
        </w:rPr>
        <w:t>𝐾</w:t>
      </w:r>
      <w:r w:rsidR="00C76209" w:rsidRPr="00C76209">
        <w:rPr>
          <w:rFonts w:ascii="Helvetica Neue" w:eastAsia="Times New Roman" w:hAnsi="Helvetica Neue" w:cs="Times New Roman"/>
          <w:color w:val="333333"/>
          <w:kern w:val="0"/>
          <w:sz w:val="21"/>
          <w:szCs w:val="21"/>
          <w14:ligatures w14:val="none"/>
        </w:rPr>
        <w:t> </w:t>
      </w:r>
      <w:del w:id="32" w:author="Kyungeun Jeon" w:date="2025-09-04T15:00:00Z" w16du:dateUtc="2025-09-04T19:00:00Z">
        <w:r w:rsidR="00C76209" w:rsidRPr="00C76209" w:rsidDel="003814FF">
          <w:rPr>
            <w:rFonts w:ascii="Helvetica Neue" w:eastAsia="Times New Roman" w:hAnsi="Helvetica Neue" w:cs="Times New Roman"/>
            <w:color w:val="333333"/>
            <w:kern w:val="0"/>
            <w:sz w:val="21"/>
            <w:szCs w:val="21"/>
            <w14:ligatures w14:val="none"/>
          </w:rPr>
          <w:delText>RCT</w:delText>
        </w:r>
      </w:del>
      <w:ins w:id="33" w:author="Kyungeun Jeon" w:date="2025-09-04T15:00:00Z" w16du:dateUtc="2025-09-04T19:00:00Z">
        <w:r w:rsidR="003814FF">
          <w:rPr>
            <w:rFonts w:ascii="Helvetica Neue" w:eastAsia="Times New Roman" w:hAnsi="Helvetica Neue" w:cs="Times New Roman"/>
            <w:color w:val="333333"/>
            <w:kern w:val="0"/>
            <w:sz w:val="21"/>
            <w:szCs w:val="21"/>
            <w14:ligatures w14:val="none"/>
          </w:rPr>
          <w:t>studie</w:t>
        </w:r>
      </w:ins>
      <w:r w:rsidR="00C76209" w:rsidRPr="00C76209">
        <w:rPr>
          <w:rFonts w:ascii="Helvetica Neue" w:eastAsia="Times New Roman" w:hAnsi="Helvetica Neue" w:cs="Times New Roman"/>
          <w:color w:val="333333"/>
          <w:kern w:val="0"/>
          <w:sz w:val="21"/>
          <w:szCs w:val="21"/>
          <w14:ligatures w14:val="none"/>
        </w:rPr>
        <w:t>s</w:t>
      </w:r>
      <w:commentRangeEnd w:id="30"/>
      <w:r w:rsidR="00C0411F">
        <w:rPr>
          <w:rStyle w:val="CommentReference"/>
        </w:rPr>
        <w:commentReference w:id="30"/>
      </w:r>
      <w:commentRangeEnd w:id="31"/>
      <w:r w:rsidR="003814FF">
        <w:rPr>
          <w:rStyle w:val="CommentReference"/>
        </w:rPr>
        <w:commentReference w:id="31"/>
      </w:r>
      <w:r w:rsidR="00C76209" w:rsidRPr="00C76209">
        <w:rPr>
          <w:rFonts w:ascii="Helvetica Neue" w:eastAsia="Times New Roman" w:hAnsi="Helvetica Neue" w:cs="Times New Roman"/>
          <w:color w:val="333333"/>
          <w:kern w:val="0"/>
          <w:sz w:val="21"/>
          <w:szCs w:val="21"/>
          <w14:ligatures w14:val="none"/>
        </w:rPr>
        <w:t>), </w:t>
      </w:r>
      <w:r w:rsidR="00C76209" w:rsidRPr="00C76209">
        <w:rPr>
          <w:rFonts w:ascii="Cambria Math" w:eastAsia="Times New Roman" w:hAnsi="Cambria Math" w:cs="Cambria Math"/>
          <w:b/>
          <w:bCs/>
          <w:color w:val="333333"/>
          <w:kern w:val="0"/>
          <w:sz w:val="25"/>
          <w:szCs w:val="25"/>
          <w:bdr w:val="none" w:sz="0" w:space="0" w:color="auto" w:frame="1"/>
          <w14:ligatures w14:val="none"/>
        </w:rPr>
        <w:t>𝐗</w:t>
      </w:r>
      <w:r w:rsidR="00C76209" w:rsidRPr="00C76209">
        <w:rPr>
          <w:rFonts w:ascii="Helvetica Neue" w:eastAsia="Times New Roman" w:hAnsi="Helvetica Neue" w:cs="Times New Roman"/>
          <w:color w:val="333333"/>
          <w:kern w:val="0"/>
          <w:sz w:val="21"/>
          <w:szCs w:val="21"/>
          <w14:ligatures w14:val="none"/>
        </w:rPr>
        <w:t> the covariates, and </w:t>
      </w:r>
      <w:r w:rsidR="00C76209" w:rsidRPr="00C76209">
        <w:rPr>
          <w:rFonts w:ascii="Cambria Math" w:eastAsia="Times New Roman" w:hAnsi="Cambria Math" w:cs="Cambria Math"/>
          <w:color w:val="333333"/>
          <w:kern w:val="0"/>
          <w:sz w:val="25"/>
          <w:szCs w:val="25"/>
          <w:bdr w:val="none" w:sz="0" w:space="0" w:color="auto" w:frame="1"/>
          <w14:ligatures w14:val="none"/>
        </w:rPr>
        <w:t>𝑌</w:t>
      </w:r>
      <w:r w:rsidR="00C76209" w:rsidRPr="00C76209">
        <w:rPr>
          <w:rFonts w:ascii="Helvetica Neue" w:eastAsia="Times New Roman" w:hAnsi="Helvetica Neue" w:cs="Times New Roman"/>
          <w:color w:val="333333"/>
          <w:kern w:val="0"/>
          <w:sz w:val="21"/>
          <w:szCs w:val="21"/>
          <w14:ligatures w14:val="none"/>
        </w:rPr>
        <w:t> a continuous outcome. Then, we let </w:t>
      </w:r>
      <w:r w:rsidR="00C76209" w:rsidRPr="00C76209">
        <w:rPr>
          <w:rFonts w:ascii="Cambria Math" w:eastAsia="Times New Roman" w:hAnsi="Cambria Math" w:cs="Cambria Math"/>
          <w:color w:val="333333"/>
          <w:kern w:val="0"/>
          <w:sz w:val="25"/>
          <w:szCs w:val="25"/>
          <w:bdr w:val="none" w:sz="0" w:space="0" w:color="auto" w:frame="1"/>
          <w14:ligatures w14:val="none"/>
        </w:rPr>
        <w:t>𝑌</w:t>
      </w:r>
      <w:r w:rsidR="00C76209" w:rsidRPr="00C76209">
        <w:rPr>
          <w:rFonts w:ascii="STIXGeneral-Regular" w:eastAsia="Times New Roman" w:hAnsi="STIXGeneral-Regular" w:cs="Times New Roman"/>
          <w:color w:val="333333"/>
          <w:kern w:val="0"/>
          <w:sz w:val="25"/>
          <w:szCs w:val="25"/>
          <w:bdr w:val="none" w:sz="0" w:space="0" w:color="auto" w:frame="1"/>
          <w14:ligatures w14:val="none"/>
        </w:rPr>
        <w:t>(</w:t>
      </w:r>
      <w:r w:rsidR="00E16258" w:rsidRPr="003814FF">
        <w:rPr>
          <w:rFonts w:ascii="STIXGeneral-Regular" w:eastAsia="Times New Roman" w:hAnsi="STIXGeneral-Regular" w:cs="Times New Roman"/>
          <w:i/>
          <w:iCs/>
          <w:color w:val="333333"/>
          <w:kern w:val="0"/>
          <w:sz w:val="25"/>
          <w:szCs w:val="25"/>
          <w:bdr w:val="none" w:sz="0" w:space="0" w:color="auto" w:frame="1"/>
          <w14:ligatures w14:val="none"/>
        </w:rPr>
        <w:t>A</w:t>
      </w:r>
      <w:r w:rsidR="00E16258">
        <w:rPr>
          <w:rFonts w:ascii="STIXGeneral-Regular" w:eastAsia="Times New Roman" w:hAnsi="STIXGeneral-Regular" w:cs="Times New Roman"/>
          <w:color w:val="333333"/>
          <w:kern w:val="0"/>
          <w:sz w:val="25"/>
          <w:szCs w:val="25"/>
          <w:bdr w:val="none" w:sz="0" w:space="0" w:color="auto" w:frame="1"/>
          <w14:ligatures w14:val="none"/>
        </w:rPr>
        <w:t xml:space="preserve"> = </w:t>
      </w:r>
      <w:r w:rsidR="00C76209" w:rsidRPr="00C76209">
        <w:rPr>
          <w:rFonts w:ascii="STIXGeneral-Regular" w:eastAsia="Times New Roman" w:hAnsi="STIXGeneral-Regular" w:cs="Times New Roman"/>
          <w:color w:val="333333"/>
          <w:kern w:val="0"/>
          <w:sz w:val="25"/>
          <w:szCs w:val="25"/>
          <w:bdr w:val="none" w:sz="0" w:space="0" w:color="auto" w:frame="1"/>
          <w14:ligatures w14:val="none"/>
        </w:rPr>
        <w:t>0)</w:t>
      </w:r>
      <w:r w:rsidR="00C76209" w:rsidRPr="00C76209">
        <w:rPr>
          <w:rFonts w:ascii="Helvetica Neue" w:eastAsia="Times New Roman" w:hAnsi="Helvetica Neue" w:cs="Times New Roman"/>
          <w:color w:val="333333"/>
          <w:kern w:val="0"/>
          <w:sz w:val="21"/>
          <w:szCs w:val="21"/>
          <w14:ligatures w14:val="none"/>
        </w:rPr>
        <w:t> and </w:t>
      </w:r>
      <w:r w:rsidR="00C76209" w:rsidRPr="00C76209">
        <w:rPr>
          <w:rFonts w:ascii="Cambria Math" w:eastAsia="Times New Roman" w:hAnsi="Cambria Math" w:cs="Cambria Math"/>
          <w:color w:val="333333"/>
          <w:kern w:val="0"/>
          <w:sz w:val="25"/>
          <w:szCs w:val="25"/>
          <w:bdr w:val="none" w:sz="0" w:space="0" w:color="auto" w:frame="1"/>
          <w14:ligatures w14:val="none"/>
        </w:rPr>
        <w:t>𝑌</w:t>
      </w:r>
      <w:r w:rsidR="00C76209" w:rsidRPr="00C76209">
        <w:rPr>
          <w:rFonts w:ascii="STIXGeneral-Regular" w:eastAsia="Times New Roman" w:hAnsi="STIXGeneral-Regular" w:cs="Times New Roman"/>
          <w:color w:val="333333"/>
          <w:kern w:val="0"/>
          <w:sz w:val="25"/>
          <w:szCs w:val="25"/>
          <w:bdr w:val="none" w:sz="0" w:space="0" w:color="auto" w:frame="1"/>
          <w14:ligatures w14:val="none"/>
        </w:rPr>
        <w:t>(</w:t>
      </w:r>
      <w:r w:rsidR="00E16258" w:rsidRPr="003814FF">
        <w:rPr>
          <w:rFonts w:ascii="STIXGeneral-Regular" w:eastAsia="Times New Roman" w:hAnsi="STIXGeneral-Regular" w:cs="Times New Roman"/>
          <w:i/>
          <w:iCs/>
          <w:color w:val="333333"/>
          <w:kern w:val="0"/>
          <w:sz w:val="25"/>
          <w:szCs w:val="25"/>
          <w:bdr w:val="none" w:sz="0" w:space="0" w:color="auto" w:frame="1"/>
          <w14:ligatures w14:val="none"/>
        </w:rPr>
        <w:t>A</w:t>
      </w:r>
      <w:r w:rsidR="00E16258">
        <w:rPr>
          <w:rFonts w:ascii="STIXGeneral-Regular" w:eastAsia="Times New Roman" w:hAnsi="STIXGeneral-Regular" w:cs="Times New Roman"/>
          <w:color w:val="333333"/>
          <w:kern w:val="0"/>
          <w:sz w:val="25"/>
          <w:szCs w:val="25"/>
          <w:bdr w:val="none" w:sz="0" w:space="0" w:color="auto" w:frame="1"/>
          <w14:ligatures w14:val="none"/>
        </w:rPr>
        <w:t xml:space="preserve"> = </w:t>
      </w:r>
      <w:r w:rsidR="00C76209" w:rsidRPr="00E16258">
        <w:rPr>
          <w:rFonts w:ascii="STIXGeneral-Regular" w:eastAsia="Times New Roman" w:hAnsi="STIXGeneral-Regular" w:cs="Times New Roman"/>
          <w:color w:val="333333"/>
          <w:kern w:val="0"/>
          <w:sz w:val="25"/>
          <w:szCs w:val="25"/>
          <w:bdr w:val="none" w:sz="0" w:space="0" w:color="auto" w:frame="1"/>
          <w14:ligatures w14:val="none"/>
        </w:rPr>
        <w:t>1</w:t>
      </w:r>
      <w:r w:rsidR="00C76209" w:rsidRPr="00C76209">
        <w:rPr>
          <w:rFonts w:ascii="STIXGeneral-Regular" w:eastAsia="Times New Roman" w:hAnsi="STIXGeneral-Regular" w:cs="Times New Roman"/>
          <w:color w:val="333333"/>
          <w:kern w:val="0"/>
          <w:sz w:val="25"/>
          <w:szCs w:val="25"/>
          <w:bdr w:val="none" w:sz="0" w:space="0" w:color="auto" w:frame="1"/>
          <w14:ligatures w14:val="none"/>
        </w:rPr>
        <w:t>)</w:t>
      </w:r>
      <w:r w:rsidR="00C76209" w:rsidRPr="00C76209">
        <w:rPr>
          <w:rFonts w:ascii="Helvetica Neue" w:eastAsia="Times New Roman" w:hAnsi="Helvetica Neue" w:cs="Times New Roman"/>
          <w:color w:val="333333"/>
          <w:kern w:val="0"/>
          <w:sz w:val="21"/>
          <w:szCs w:val="21"/>
          <w14:ligatures w14:val="none"/>
        </w:rPr>
        <w:t> be the potential outcomes under control and treatment, respectively. Generally, the CATE is defined as the expected difference in the potential outcomes under treatment versus control, </w:t>
      </w:r>
      <w:r w:rsidR="00C76209" w:rsidRPr="00C76209">
        <w:rPr>
          <w:rFonts w:ascii="Helvetica Neue" w:eastAsia="Times New Roman" w:hAnsi="Helvetica Neue" w:cs="Times New Roman"/>
          <w:i/>
          <w:iCs/>
          <w:color w:val="333333"/>
          <w:kern w:val="0"/>
          <w:sz w:val="21"/>
          <w:szCs w:val="21"/>
          <w14:ligatures w14:val="none"/>
        </w:rPr>
        <w:t xml:space="preserve">conditional on </w:t>
      </w:r>
      <w:commentRangeStart w:id="34"/>
      <w:commentRangeStart w:id="35"/>
      <w:r w:rsidR="00C76209" w:rsidRPr="00C76209">
        <w:rPr>
          <w:rFonts w:ascii="Helvetica Neue" w:eastAsia="Times New Roman" w:hAnsi="Helvetica Neue" w:cs="Times New Roman"/>
          <w:i/>
          <w:iCs/>
          <w:color w:val="333333"/>
          <w:kern w:val="0"/>
          <w:sz w:val="21"/>
          <w:szCs w:val="21"/>
          <w14:ligatures w14:val="none"/>
        </w:rPr>
        <w:t>covariates,</w:t>
      </w:r>
      <w:r w:rsidR="00C76209" w:rsidRPr="00C76209">
        <w:rPr>
          <w:rFonts w:ascii="Helvetica Neue" w:eastAsia="Times New Roman" w:hAnsi="Helvetica Neue" w:cs="Times New Roman"/>
          <w:color w:val="333333"/>
          <w:kern w:val="0"/>
          <w:sz w:val="21"/>
          <w:szCs w:val="21"/>
          <w14:ligatures w14:val="none"/>
        </w:rPr>
        <w:t> </w:t>
      </w:r>
      <w:r w:rsidR="00C76209" w:rsidRPr="00C76209">
        <w:rPr>
          <w:rFonts w:ascii="Cambria Math" w:eastAsia="Times New Roman" w:hAnsi="Cambria Math" w:cs="Cambria Math"/>
          <w:b/>
          <w:bCs/>
          <w:color w:val="333333"/>
          <w:kern w:val="0"/>
          <w:sz w:val="25"/>
          <w:szCs w:val="25"/>
          <w:bdr w:val="none" w:sz="0" w:space="0" w:color="auto" w:frame="1"/>
          <w14:ligatures w14:val="none"/>
        </w:rPr>
        <w:t>𝐗</w:t>
      </w:r>
      <w:commentRangeEnd w:id="34"/>
      <w:r w:rsidR="009A368F">
        <w:rPr>
          <w:rStyle w:val="CommentReference"/>
        </w:rPr>
        <w:commentReference w:id="34"/>
      </w:r>
      <w:commentRangeEnd w:id="35"/>
      <w:r>
        <w:rPr>
          <w:rStyle w:val="CommentReference"/>
        </w:rPr>
        <w:commentReference w:id="35"/>
      </w:r>
      <w:ins w:id="36" w:author="Kyungeun Jeon" w:date="2025-09-04T15:01:00Z" w16du:dateUtc="2025-09-04T19:01:00Z">
        <w:r w:rsidR="003814FF">
          <w:rPr>
            <w:rFonts w:ascii="Cambria Math" w:eastAsia="Times New Roman" w:hAnsi="Cambria Math" w:cs="Cambria Math"/>
            <w:b/>
            <w:bCs/>
            <w:color w:val="333333"/>
            <w:kern w:val="0"/>
            <w:sz w:val="25"/>
            <w:szCs w:val="25"/>
            <w:bdr w:val="none" w:sz="0" w:space="0" w:color="auto" w:frame="1"/>
            <w14:ligatures w14:val="none"/>
          </w:rPr>
          <w:t>’s</w:t>
        </w:r>
      </w:ins>
      <w:r w:rsidR="00C76209" w:rsidRPr="00C76209">
        <w:rPr>
          <w:rFonts w:ascii="Helvetica Neue" w:eastAsia="Times New Roman" w:hAnsi="Helvetica Neue" w:cs="Times New Roman"/>
          <w:color w:val="333333"/>
          <w:kern w:val="0"/>
          <w:sz w:val="21"/>
          <w:szCs w:val="21"/>
          <w14:ligatures w14:val="none"/>
        </w:rPr>
        <w:t>:</w:t>
      </w:r>
    </w:p>
    <w:p w14:paraId="2A09A8F6" w14:textId="308CA433" w:rsidR="00C76209" w:rsidRPr="00C76209" w:rsidRDefault="00C76209" w:rsidP="00C76209">
      <w:pPr>
        <w:shd w:val="clear" w:color="auto" w:fill="FFFFFF"/>
        <w:spacing w:after="0" w:line="240" w:lineRule="auto"/>
        <w:jc w:val="center"/>
        <w:rPr>
          <w:rFonts w:ascii="Times New Roman" w:eastAsia="Times New Roman" w:hAnsi="Times New Roman" w:cs="Times New Roman"/>
          <w:kern w:val="0"/>
          <w14:ligatures w14:val="none"/>
        </w:rPr>
      </w:pPr>
      <w:r w:rsidRPr="00C76209">
        <w:rPr>
          <w:rFonts w:ascii="Cambria Math" w:eastAsia="Times New Roman" w:hAnsi="Cambria Math" w:cs="Cambria Math"/>
          <w:color w:val="333333"/>
          <w:kern w:val="0"/>
          <w:sz w:val="25"/>
          <w:szCs w:val="25"/>
          <w:bdr w:val="none" w:sz="0" w:space="0" w:color="auto" w:frame="1"/>
          <w14:ligatures w14:val="none"/>
        </w:rPr>
        <w:t>𝜏</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b/>
          <w:bCs/>
          <w:color w:val="333333"/>
          <w:kern w:val="0"/>
          <w:sz w:val="25"/>
          <w:szCs w:val="25"/>
          <w:bdr w:val="none" w:sz="0" w:space="0" w:color="auto" w:frame="1"/>
          <w14:ligatures w14:val="none"/>
        </w:rPr>
        <w:t>𝐗</w:t>
      </w:r>
      <w:r w:rsidRPr="00C76209">
        <w:rPr>
          <w:rFonts w:ascii="STIXGeneral-Regular" w:eastAsia="Times New Roman" w:hAnsi="STIXGeneral-Regular" w:cs="Times New Roman"/>
          <w:color w:val="333333"/>
          <w:kern w:val="0"/>
          <w:sz w:val="25"/>
          <w:szCs w:val="25"/>
          <w:bdr w:val="none" w:sz="0" w:space="0" w:color="auto" w:frame="1"/>
          <w14:ligatures w14:val="none"/>
        </w:rPr>
        <w:t>)=</w:t>
      </w:r>
      <w:commentRangeStart w:id="37"/>
      <w:r w:rsidRPr="00C76209">
        <w:rPr>
          <w:rFonts w:ascii="Cambria Math" w:eastAsia="Times New Roman" w:hAnsi="Cambria Math" w:cs="Cambria Math"/>
          <w:color w:val="333333"/>
          <w:kern w:val="0"/>
          <w:sz w:val="25"/>
          <w:szCs w:val="25"/>
          <w:bdr w:val="none" w:sz="0" w:space="0" w:color="auto" w:frame="1"/>
          <w14:ligatures w14:val="none"/>
        </w:rPr>
        <w:t>𝐸</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color w:val="333333"/>
          <w:kern w:val="0"/>
          <w:sz w:val="25"/>
          <w:szCs w:val="25"/>
          <w:bdr w:val="none" w:sz="0" w:space="0" w:color="auto" w:frame="1"/>
          <w14:ligatures w14:val="none"/>
        </w:rPr>
        <w:t>𝑌</w:t>
      </w:r>
      <w:r w:rsidRPr="00C76209">
        <w:rPr>
          <w:rFonts w:ascii="STIXGeneral-Regular" w:eastAsia="Times New Roman" w:hAnsi="STIXGeneral-Regular" w:cs="Times New Roman"/>
          <w:color w:val="333333"/>
          <w:kern w:val="0"/>
          <w:sz w:val="25"/>
          <w:szCs w:val="25"/>
          <w:bdr w:val="none" w:sz="0" w:space="0" w:color="auto" w:frame="1"/>
          <w14:ligatures w14:val="none"/>
        </w:rPr>
        <w:t>(1)</w:t>
      </w:r>
      <w:del w:id="38" w:author="Kyungeun Jeon" w:date="2025-09-04T15:03:00Z" w16du:dateUtc="2025-09-04T19:03:00Z">
        <w:r w:rsidRPr="00C76209" w:rsidDel="00595308">
          <w:rPr>
            <w:rFonts w:ascii="STIXVariants" w:eastAsia="Times New Roman" w:hAnsi="STIXVariants" w:cs="Times New Roman"/>
            <w:color w:val="333333"/>
            <w:kern w:val="0"/>
            <w:sz w:val="25"/>
            <w:szCs w:val="25"/>
            <w:bdr w:val="none" w:sz="0" w:space="0" w:color="auto" w:frame="1"/>
            <w14:ligatures w14:val="none"/>
          </w:rPr>
          <w:delText>|</w:delText>
        </w:r>
        <w:r w:rsidRPr="00C76209" w:rsidDel="00595308">
          <w:rPr>
            <w:rFonts w:ascii="Cambria Math" w:eastAsia="Times New Roman" w:hAnsi="Cambria Math" w:cs="Cambria Math"/>
            <w:b/>
            <w:bCs/>
            <w:color w:val="333333"/>
            <w:kern w:val="0"/>
            <w:sz w:val="25"/>
            <w:szCs w:val="25"/>
            <w:bdr w:val="none" w:sz="0" w:space="0" w:color="auto" w:frame="1"/>
            <w14:ligatures w14:val="none"/>
          </w:rPr>
          <w:delText>𝐗</w:delText>
        </w:r>
        <w:r w:rsidRPr="00C76209" w:rsidDel="00595308">
          <w:rPr>
            <w:rFonts w:ascii="STIXGeneral-Regular" w:eastAsia="Times New Roman" w:hAnsi="STIXGeneral-Regular" w:cs="Times New Roman"/>
            <w:color w:val="333333"/>
            <w:kern w:val="0"/>
            <w:sz w:val="25"/>
            <w:szCs w:val="25"/>
            <w:bdr w:val="none" w:sz="0" w:space="0" w:color="auto" w:frame="1"/>
            <w14:ligatures w14:val="none"/>
          </w:rPr>
          <w:delText>)</w:delText>
        </w:r>
      </w:del>
      <w:r w:rsidRPr="00C76209">
        <w:rPr>
          <w:rFonts w:ascii="STIXGeneral-Regular" w:eastAsia="Times New Roman" w:hAnsi="STIXGeneral-Regular" w:cs="Times New Roman"/>
          <w:color w:val="333333"/>
          <w:kern w:val="0"/>
          <w:sz w:val="25"/>
          <w:szCs w:val="25"/>
          <w:bdr w:val="none" w:sz="0" w:space="0" w:color="auto" w:frame="1"/>
          <w14:ligatures w14:val="none"/>
        </w:rPr>
        <w:t>−</w:t>
      </w:r>
      <w:del w:id="39" w:author="Kyungeun Jeon" w:date="2025-09-05T15:04:00Z" w16du:dateUtc="2025-09-05T19:04:00Z">
        <w:r w:rsidRPr="00C76209" w:rsidDel="00D771C8">
          <w:rPr>
            <w:rFonts w:ascii="Cambria Math" w:eastAsia="Times New Roman" w:hAnsi="Cambria Math" w:cs="Cambria Math"/>
            <w:color w:val="333333"/>
            <w:kern w:val="0"/>
            <w:sz w:val="25"/>
            <w:szCs w:val="25"/>
            <w:bdr w:val="none" w:sz="0" w:space="0" w:color="auto" w:frame="1"/>
            <w14:ligatures w14:val="none"/>
          </w:rPr>
          <w:delText>𝐸</w:delText>
        </w:r>
        <w:r w:rsidRPr="00C76209" w:rsidDel="00D771C8">
          <w:rPr>
            <w:rFonts w:ascii="STIXGeneral-Regular" w:eastAsia="Times New Roman" w:hAnsi="STIXGeneral-Regular" w:cs="Times New Roman"/>
            <w:color w:val="333333"/>
            <w:kern w:val="0"/>
            <w:sz w:val="25"/>
            <w:szCs w:val="25"/>
            <w:bdr w:val="none" w:sz="0" w:space="0" w:color="auto" w:frame="1"/>
            <w14:ligatures w14:val="none"/>
          </w:rPr>
          <w:delText>(</w:delText>
        </w:r>
      </w:del>
      <w:r w:rsidRPr="00C76209">
        <w:rPr>
          <w:rFonts w:ascii="Cambria Math" w:eastAsia="Times New Roman" w:hAnsi="Cambria Math" w:cs="Cambria Math"/>
          <w:color w:val="333333"/>
          <w:kern w:val="0"/>
          <w:sz w:val="25"/>
          <w:szCs w:val="25"/>
          <w:bdr w:val="none" w:sz="0" w:space="0" w:color="auto" w:frame="1"/>
          <w14:ligatures w14:val="none"/>
        </w:rPr>
        <w:t>𝑌</w:t>
      </w:r>
      <w:r w:rsidRPr="00C76209">
        <w:rPr>
          <w:rFonts w:ascii="STIXGeneral-Regular" w:eastAsia="Times New Roman" w:hAnsi="STIXGeneral-Regular" w:cs="Times New Roman"/>
          <w:color w:val="333333"/>
          <w:kern w:val="0"/>
          <w:sz w:val="25"/>
          <w:szCs w:val="25"/>
          <w:bdr w:val="none" w:sz="0" w:space="0" w:color="auto" w:frame="1"/>
          <w14:ligatures w14:val="none"/>
        </w:rPr>
        <w:t>(0)</w:t>
      </w:r>
      <w:r w:rsidRPr="00C76209">
        <w:rPr>
          <w:rFonts w:ascii="STIXVariants" w:eastAsia="Times New Roman" w:hAnsi="STIXVariants" w:cs="Times New Roman"/>
          <w:color w:val="333333"/>
          <w:kern w:val="0"/>
          <w:sz w:val="25"/>
          <w:szCs w:val="25"/>
          <w:bdr w:val="none" w:sz="0" w:space="0" w:color="auto" w:frame="1"/>
          <w14:ligatures w14:val="none"/>
        </w:rPr>
        <w:t>|</w:t>
      </w:r>
      <w:r w:rsidRPr="00C76209">
        <w:rPr>
          <w:rFonts w:ascii="Cambria Math" w:eastAsia="Times New Roman" w:hAnsi="Cambria Math" w:cs="Cambria Math"/>
          <w:b/>
          <w:bCs/>
          <w:color w:val="333333"/>
          <w:kern w:val="0"/>
          <w:sz w:val="25"/>
          <w:szCs w:val="25"/>
          <w:bdr w:val="none" w:sz="0" w:space="0" w:color="auto" w:frame="1"/>
          <w14:ligatures w14:val="none"/>
        </w:rPr>
        <w:t>𝐗</w:t>
      </w:r>
      <w:r w:rsidRPr="00C76209">
        <w:rPr>
          <w:rFonts w:ascii="STIXGeneral-Regular" w:eastAsia="Times New Roman" w:hAnsi="STIXGeneral-Regular" w:cs="Times New Roman"/>
          <w:color w:val="333333"/>
          <w:kern w:val="0"/>
          <w:sz w:val="25"/>
          <w:szCs w:val="25"/>
          <w:bdr w:val="none" w:sz="0" w:space="0" w:color="auto" w:frame="1"/>
          <w14:ligatures w14:val="none"/>
        </w:rPr>
        <w:t>)</w:t>
      </w:r>
      <w:commentRangeEnd w:id="37"/>
      <w:r w:rsidR="00FF1840">
        <w:rPr>
          <w:rStyle w:val="CommentReference"/>
        </w:rPr>
        <w:commentReference w:id="37"/>
      </w:r>
    </w:p>
    <w:p w14:paraId="4FA3BA56" w14:textId="2E76C7E4" w:rsidR="00C76209" w:rsidRPr="00C76209" w:rsidRDefault="006575AC" w:rsidP="00C76209">
      <w:pPr>
        <w:shd w:val="clear" w:color="auto" w:fill="FFFFFF"/>
        <w:spacing w:after="150" w:line="240" w:lineRule="auto"/>
        <w:rPr>
          <w:rFonts w:ascii="Times New Roman" w:eastAsia="Times New Roman" w:hAnsi="Times New Roman" w:cs="Times New Roman"/>
          <w:kern w:val="0"/>
          <w14:ligatures w14:val="none"/>
        </w:rPr>
      </w:pPr>
      <w:r>
        <w:rPr>
          <w:rFonts w:ascii="Helvetica Neue" w:eastAsia="Times New Roman" w:hAnsi="Helvetica Neue" w:cs="Times New Roman"/>
          <w:color w:val="333333"/>
          <w:kern w:val="0"/>
          <w:sz w:val="21"/>
          <w:szCs w:val="21"/>
          <w14:ligatures w14:val="none"/>
        </w:rPr>
        <w:t xml:space="preserve">(Note that this comparison of potential outcomes could take a different form, e.g., a ratio, for non-continuous outcomes). </w:t>
      </w:r>
      <w:r w:rsidR="00C76209" w:rsidRPr="00C76209">
        <w:rPr>
          <w:rFonts w:ascii="Helvetica Neue" w:eastAsia="Times New Roman" w:hAnsi="Helvetica Neue" w:cs="Times New Roman"/>
          <w:color w:val="333333"/>
          <w:kern w:val="0"/>
          <w:sz w:val="21"/>
          <w:szCs w:val="21"/>
          <w14:ligatures w14:val="none"/>
        </w:rPr>
        <w:t>We can also conceptualize the CATE as conditional not only on covariates, but also on study membership, where differences in the treatment effect due to study membership may reflect differences in the distributions of unobserved effect moderators. Here, the CATE can be expressed as</w:t>
      </w:r>
    </w:p>
    <w:p w14:paraId="57304E55" w14:textId="4EE7A270" w:rsidR="00C76209" w:rsidRPr="00C76209" w:rsidRDefault="00C76209" w:rsidP="00C76209">
      <w:pPr>
        <w:shd w:val="clear" w:color="auto" w:fill="FFFFFF"/>
        <w:spacing w:after="0" w:line="240" w:lineRule="auto"/>
        <w:jc w:val="center"/>
        <w:rPr>
          <w:rFonts w:ascii="Times New Roman" w:eastAsia="Times New Roman" w:hAnsi="Times New Roman" w:cs="Times New Roman"/>
          <w:kern w:val="0"/>
          <w14:ligatures w14:val="none"/>
        </w:rPr>
      </w:pPr>
      <w:r w:rsidRPr="00C76209">
        <w:rPr>
          <w:rFonts w:ascii="Cambria Math" w:eastAsia="Times New Roman" w:hAnsi="Cambria Math" w:cs="Cambria Math"/>
          <w:color w:val="333333"/>
          <w:kern w:val="0"/>
          <w:sz w:val="25"/>
          <w:szCs w:val="25"/>
          <w:bdr w:val="none" w:sz="0" w:space="0" w:color="auto" w:frame="1"/>
          <w14:ligatures w14:val="none"/>
        </w:rPr>
        <w:t>𝜏</w:t>
      </w:r>
      <w:r w:rsidRPr="00C76209">
        <w:rPr>
          <w:rFonts w:ascii="Cambria Math" w:eastAsia="Times New Roman" w:hAnsi="Cambria Math" w:cs="Cambria Math"/>
          <w:color w:val="333333"/>
          <w:kern w:val="0"/>
          <w:sz w:val="18"/>
          <w:szCs w:val="18"/>
          <w:bdr w:val="none" w:sz="0" w:space="0" w:color="auto" w:frame="1"/>
          <w14:ligatures w14:val="none"/>
        </w:rPr>
        <w:t>𝑆</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b/>
          <w:bCs/>
          <w:color w:val="333333"/>
          <w:kern w:val="0"/>
          <w:sz w:val="25"/>
          <w:szCs w:val="25"/>
          <w:bdr w:val="none" w:sz="0" w:space="0" w:color="auto" w:frame="1"/>
          <w14:ligatures w14:val="none"/>
        </w:rPr>
        <w:t>𝐗</w:t>
      </w:r>
      <w:r w:rsidRPr="00C76209">
        <w:rPr>
          <w:rFonts w:ascii="STIXGeneral-Regular" w:eastAsia="Times New Roman" w:hAnsi="STIXGeneral-Regular" w:cs="Times New Roman"/>
          <w:color w:val="333333"/>
          <w:kern w:val="0"/>
          <w:sz w:val="25"/>
          <w:szCs w:val="25"/>
          <w:bdr w:val="none" w:sz="0" w:space="0" w:color="auto" w:frame="1"/>
          <w14:ligatures w14:val="none"/>
        </w:rPr>
        <w:t>)=</w:t>
      </w:r>
      <w:del w:id="40" w:author="Kyungeun Jeon" w:date="2025-09-04T15:04:00Z" w16du:dateUtc="2025-09-04T19:04:00Z">
        <w:r w:rsidRPr="00C76209" w:rsidDel="00595308">
          <w:rPr>
            <w:rFonts w:ascii="Cambria Math" w:eastAsia="Times New Roman" w:hAnsi="Cambria Math" w:cs="Cambria Math"/>
            <w:color w:val="333333"/>
            <w:kern w:val="0"/>
            <w:sz w:val="25"/>
            <w:szCs w:val="25"/>
            <w:bdr w:val="none" w:sz="0" w:space="0" w:color="auto" w:frame="1"/>
            <w14:ligatures w14:val="none"/>
          </w:rPr>
          <w:delText>𝐸</w:delText>
        </w:r>
        <w:r w:rsidRPr="00C76209" w:rsidDel="00595308">
          <w:rPr>
            <w:rFonts w:ascii="STIXGeneral-Regular" w:eastAsia="Times New Roman" w:hAnsi="STIXGeneral-Regular" w:cs="Times New Roman"/>
            <w:color w:val="333333"/>
            <w:kern w:val="0"/>
            <w:sz w:val="25"/>
            <w:szCs w:val="25"/>
            <w:bdr w:val="none" w:sz="0" w:space="0" w:color="auto" w:frame="1"/>
            <w14:ligatures w14:val="none"/>
          </w:rPr>
          <w:delText>(</w:delText>
        </w:r>
        <w:r w:rsidRPr="00C76209" w:rsidDel="00595308">
          <w:rPr>
            <w:rFonts w:ascii="Cambria Math" w:eastAsia="Times New Roman" w:hAnsi="Cambria Math" w:cs="Cambria Math"/>
            <w:color w:val="333333"/>
            <w:kern w:val="0"/>
            <w:sz w:val="25"/>
            <w:szCs w:val="25"/>
            <w:bdr w:val="none" w:sz="0" w:space="0" w:color="auto" w:frame="1"/>
            <w14:ligatures w14:val="none"/>
          </w:rPr>
          <w:delText>𝑌</w:delText>
        </w:r>
        <w:r w:rsidRPr="00C76209" w:rsidDel="00595308">
          <w:rPr>
            <w:rFonts w:ascii="STIXGeneral-Regular" w:eastAsia="Times New Roman" w:hAnsi="STIXGeneral-Regular" w:cs="Times New Roman"/>
            <w:color w:val="333333"/>
            <w:kern w:val="0"/>
            <w:sz w:val="25"/>
            <w:szCs w:val="25"/>
            <w:bdr w:val="none" w:sz="0" w:space="0" w:color="auto" w:frame="1"/>
            <w14:ligatures w14:val="none"/>
          </w:rPr>
          <w:delText>(1)</w:delText>
        </w:r>
        <w:r w:rsidRPr="00C76209" w:rsidDel="00595308">
          <w:rPr>
            <w:rFonts w:ascii="STIXVariants" w:eastAsia="Times New Roman" w:hAnsi="STIXVariants" w:cs="Times New Roman"/>
            <w:color w:val="333333"/>
            <w:kern w:val="0"/>
            <w:sz w:val="25"/>
            <w:szCs w:val="25"/>
            <w:bdr w:val="none" w:sz="0" w:space="0" w:color="auto" w:frame="1"/>
            <w14:ligatures w14:val="none"/>
          </w:rPr>
          <w:delText>|</w:delText>
        </w:r>
        <w:r w:rsidRPr="00C76209" w:rsidDel="00595308">
          <w:rPr>
            <w:rFonts w:ascii="Cambria Math" w:eastAsia="Times New Roman" w:hAnsi="Cambria Math" w:cs="Cambria Math"/>
            <w:b/>
            <w:bCs/>
            <w:color w:val="333333"/>
            <w:kern w:val="0"/>
            <w:sz w:val="25"/>
            <w:szCs w:val="25"/>
            <w:bdr w:val="none" w:sz="0" w:space="0" w:color="auto" w:frame="1"/>
            <w14:ligatures w14:val="none"/>
          </w:rPr>
          <w:delText>𝐗</w:delText>
        </w:r>
        <w:r w:rsidRPr="00C76209" w:rsidDel="00595308">
          <w:rPr>
            <w:rFonts w:ascii="STIXGeneral-Regular" w:eastAsia="Times New Roman" w:hAnsi="STIXGeneral-Regular" w:cs="Times New Roman"/>
            <w:color w:val="333333"/>
            <w:kern w:val="0"/>
            <w:sz w:val="25"/>
            <w:szCs w:val="25"/>
            <w:bdr w:val="none" w:sz="0" w:space="0" w:color="auto" w:frame="1"/>
            <w14:ligatures w14:val="none"/>
          </w:rPr>
          <w:delText>,</w:delText>
        </w:r>
        <w:r w:rsidRPr="00C76209" w:rsidDel="00595308">
          <w:rPr>
            <w:rFonts w:ascii="Cambria Math" w:eastAsia="Times New Roman" w:hAnsi="Cambria Math" w:cs="Cambria Math"/>
            <w:color w:val="333333"/>
            <w:kern w:val="0"/>
            <w:sz w:val="25"/>
            <w:szCs w:val="25"/>
            <w:bdr w:val="none" w:sz="0" w:space="0" w:color="auto" w:frame="1"/>
            <w14:ligatures w14:val="none"/>
          </w:rPr>
          <w:delText>𝑆</w:delText>
        </w:r>
        <w:r w:rsidRPr="00C76209" w:rsidDel="00595308">
          <w:rPr>
            <w:rFonts w:ascii="STIXGeneral-Regular" w:eastAsia="Times New Roman" w:hAnsi="STIXGeneral-Regular" w:cs="Times New Roman"/>
            <w:color w:val="333333"/>
            <w:kern w:val="0"/>
            <w:sz w:val="25"/>
            <w:szCs w:val="25"/>
            <w:bdr w:val="none" w:sz="0" w:space="0" w:color="auto" w:frame="1"/>
            <w14:ligatures w14:val="none"/>
          </w:rPr>
          <w:delText>)−</w:delText>
        </w:r>
      </w:del>
      <w:commentRangeStart w:id="41"/>
      <w:r w:rsidRPr="00C76209">
        <w:rPr>
          <w:rFonts w:ascii="Cambria Math" w:eastAsia="Times New Roman" w:hAnsi="Cambria Math" w:cs="Cambria Math"/>
          <w:color w:val="333333"/>
          <w:kern w:val="0"/>
          <w:sz w:val="25"/>
          <w:szCs w:val="25"/>
          <w:bdr w:val="none" w:sz="0" w:space="0" w:color="auto" w:frame="1"/>
          <w14:ligatures w14:val="none"/>
        </w:rPr>
        <w:t>𝐸</w:t>
      </w:r>
      <w:commentRangeEnd w:id="41"/>
      <w:r w:rsidR="006575AC">
        <w:rPr>
          <w:rStyle w:val="CommentReference"/>
        </w:rPr>
        <w:commentReference w:id="41"/>
      </w:r>
      <w:r w:rsidRPr="00C76209">
        <w:rPr>
          <w:rFonts w:ascii="STIXGeneral-Regular" w:eastAsia="Times New Roman" w:hAnsi="STIXGeneral-Regular" w:cs="Times New Roman"/>
          <w:color w:val="333333"/>
          <w:kern w:val="0"/>
          <w:sz w:val="25"/>
          <w:szCs w:val="25"/>
          <w:bdr w:val="none" w:sz="0" w:space="0" w:color="auto" w:frame="1"/>
          <w14:ligatures w14:val="none"/>
        </w:rPr>
        <w:t>(</w:t>
      </w:r>
      <w:ins w:id="42" w:author="Kyungeun Jeon" w:date="2025-09-04T15:04:00Z" w16du:dateUtc="2025-09-04T19:04:00Z">
        <w:r w:rsidR="00595308" w:rsidRPr="00C76209">
          <w:rPr>
            <w:rFonts w:ascii="Cambria Math" w:eastAsia="Times New Roman" w:hAnsi="Cambria Math" w:cs="Cambria Math"/>
            <w:color w:val="333333"/>
            <w:kern w:val="0"/>
            <w:sz w:val="25"/>
            <w:szCs w:val="25"/>
            <w:bdr w:val="none" w:sz="0" w:space="0" w:color="auto" w:frame="1"/>
            <w14:ligatures w14:val="none"/>
          </w:rPr>
          <w:t>𝑌</w:t>
        </w:r>
        <w:r w:rsidR="00595308" w:rsidRPr="00C76209">
          <w:rPr>
            <w:rFonts w:ascii="STIXGeneral-Regular" w:eastAsia="Times New Roman" w:hAnsi="STIXGeneral-Regular" w:cs="Times New Roman"/>
            <w:color w:val="333333"/>
            <w:kern w:val="0"/>
            <w:sz w:val="25"/>
            <w:szCs w:val="25"/>
            <w:bdr w:val="none" w:sz="0" w:space="0" w:color="auto" w:frame="1"/>
            <w14:ligatures w14:val="none"/>
          </w:rPr>
          <w:t>(1)</w:t>
        </w:r>
        <w:r w:rsidR="00595308">
          <w:rPr>
            <w:rFonts w:ascii="STIXVariants" w:eastAsia="Times New Roman" w:hAnsi="STIXVariants" w:cs="Times New Roman"/>
            <w:color w:val="333333"/>
            <w:kern w:val="0"/>
            <w:sz w:val="25"/>
            <w:szCs w:val="25"/>
            <w:bdr w:val="none" w:sz="0" w:space="0" w:color="auto" w:frame="1"/>
            <w14:ligatures w14:val="none"/>
          </w:rPr>
          <w:t>-</w:t>
        </w:r>
      </w:ins>
      <w:r w:rsidRPr="00C76209">
        <w:rPr>
          <w:rFonts w:ascii="Cambria Math" w:eastAsia="Times New Roman" w:hAnsi="Cambria Math" w:cs="Cambria Math"/>
          <w:color w:val="333333"/>
          <w:kern w:val="0"/>
          <w:sz w:val="25"/>
          <w:szCs w:val="25"/>
          <w:bdr w:val="none" w:sz="0" w:space="0" w:color="auto" w:frame="1"/>
          <w14:ligatures w14:val="none"/>
        </w:rPr>
        <w:t>𝑌</w:t>
      </w:r>
      <w:r w:rsidRPr="00C76209">
        <w:rPr>
          <w:rFonts w:ascii="STIXGeneral-Regular" w:eastAsia="Times New Roman" w:hAnsi="STIXGeneral-Regular" w:cs="Times New Roman"/>
          <w:color w:val="333333"/>
          <w:kern w:val="0"/>
          <w:sz w:val="25"/>
          <w:szCs w:val="25"/>
          <w:bdr w:val="none" w:sz="0" w:space="0" w:color="auto" w:frame="1"/>
          <w14:ligatures w14:val="none"/>
        </w:rPr>
        <w:t>(0)</w:t>
      </w:r>
      <w:r w:rsidRPr="00C76209">
        <w:rPr>
          <w:rFonts w:ascii="STIXVariants" w:eastAsia="Times New Roman" w:hAnsi="STIXVariants" w:cs="Times New Roman"/>
          <w:color w:val="333333"/>
          <w:kern w:val="0"/>
          <w:sz w:val="25"/>
          <w:szCs w:val="25"/>
          <w:bdr w:val="none" w:sz="0" w:space="0" w:color="auto" w:frame="1"/>
          <w14:ligatures w14:val="none"/>
        </w:rPr>
        <w:t>|</w:t>
      </w:r>
      <w:r w:rsidRPr="00C76209">
        <w:rPr>
          <w:rFonts w:ascii="Cambria Math" w:eastAsia="Times New Roman" w:hAnsi="Cambria Math" w:cs="Cambria Math"/>
          <w:b/>
          <w:bCs/>
          <w:color w:val="333333"/>
          <w:kern w:val="0"/>
          <w:sz w:val="25"/>
          <w:szCs w:val="25"/>
          <w:bdr w:val="none" w:sz="0" w:space="0" w:color="auto" w:frame="1"/>
          <w14:ligatures w14:val="none"/>
        </w:rPr>
        <w:t>𝐗</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color w:val="333333"/>
          <w:kern w:val="0"/>
          <w:sz w:val="25"/>
          <w:szCs w:val="25"/>
          <w:bdr w:val="none" w:sz="0" w:space="0" w:color="auto" w:frame="1"/>
          <w14:ligatures w14:val="none"/>
        </w:rPr>
        <w:t>𝑆</w:t>
      </w:r>
      <w:r w:rsidRPr="00C76209">
        <w:rPr>
          <w:rFonts w:ascii="STIXGeneral-Regular" w:eastAsia="Times New Roman" w:hAnsi="STIXGeneral-Regular" w:cs="Times New Roman"/>
          <w:color w:val="333333"/>
          <w:kern w:val="0"/>
          <w:sz w:val="25"/>
          <w:szCs w:val="25"/>
          <w:bdr w:val="none" w:sz="0" w:space="0" w:color="auto" w:frame="1"/>
          <w14:ligatures w14:val="none"/>
        </w:rPr>
        <w:t>)</w:t>
      </w:r>
    </w:p>
    <w:p w14:paraId="7339EB97" w14:textId="58AEB764" w:rsidR="00C76209" w:rsidRPr="00C76209" w:rsidRDefault="00C76209" w:rsidP="00C76209">
      <w:pPr>
        <w:shd w:val="clear" w:color="auto" w:fill="FFFFFF"/>
        <w:spacing w:after="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The </w:t>
      </w:r>
      <w:r w:rsidRPr="00C76209">
        <w:rPr>
          <w:rFonts w:ascii="Courier New" w:eastAsia="Times New Roman" w:hAnsi="Courier New" w:cs="Courier New"/>
          <w:color w:val="333333"/>
          <w:kern w:val="0"/>
          <w:sz w:val="19"/>
          <w:szCs w:val="19"/>
          <w14:ligatures w14:val="none"/>
        </w:rPr>
        <w:t>multicate</w:t>
      </w:r>
      <w:r w:rsidRPr="00C76209">
        <w:rPr>
          <w:rFonts w:ascii="Helvetica Neue" w:eastAsia="Times New Roman" w:hAnsi="Helvetica Neue" w:cs="Times New Roman"/>
          <w:color w:val="333333"/>
          <w:kern w:val="0"/>
          <w:sz w:val="21"/>
          <w:szCs w:val="21"/>
          <w14:ligatures w14:val="none"/>
        </w:rPr>
        <w:t> package can estimate</w:t>
      </w:r>
      <w:del w:id="43" w:author="Daniel Obeng" w:date="2025-07-31T12:57:00Z">
        <w:r w:rsidRPr="00C76209" w:rsidDel="00E16258">
          <w:rPr>
            <w:rFonts w:ascii="Helvetica Neue" w:eastAsia="Times New Roman" w:hAnsi="Helvetica Neue" w:cs="Times New Roman"/>
            <w:color w:val="333333"/>
            <w:kern w:val="0"/>
            <w:sz w:val="21"/>
            <w:szCs w:val="21"/>
            <w14:ligatures w14:val="none"/>
          </w:rPr>
          <w:delText>s</w:delText>
        </w:r>
      </w:del>
      <w:r w:rsidRPr="00C76209">
        <w:rPr>
          <w:rFonts w:ascii="Helvetica Neue" w:eastAsia="Times New Roman" w:hAnsi="Helvetica Neue" w:cs="Times New Roman"/>
          <w:color w:val="333333"/>
          <w:kern w:val="0"/>
          <w:sz w:val="21"/>
          <w:szCs w:val="21"/>
          <w14:ligatures w14:val="none"/>
        </w:rPr>
        <w:t xml:space="preserve"> either of these CATE expressions, depending on the specific estimation (or prediction) technique chosen</w:t>
      </w:r>
      <w:r w:rsidR="00543B63">
        <w:rPr>
          <w:rFonts w:ascii="Helvetica Neue" w:eastAsia="Times New Roman" w:hAnsi="Helvetica Neue" w:cs="Times New Roman"/>
          <w:color w:val="333333"/>
          <w:kern w:val="0"/>
          <w:sz w:val="21"/>
          <w:szCs w:val="21"/>
          <w14:ligatures w14:val="none"/>
        </w:rPr>
        <w:t>, discussed further below</w:t>
      </w:r>
      <w:r w:rsidRPr="00C76209">
        <w:rPr>
          <w:rFonts w:ascii="Helvetica Neue" w:eastAsia="Times New Roman" w:hAnsi="Helvetica Neue" w:cs="Times New Roman"/>
          <w:color w:val="333333"/>
          <w:kern w:val="0"/>
          <w:sz w:val="21"/>
          <w:szCs w:val="21"/>
          <w14:ligatures w14:val="none"/>
        </w:rPr>
        <w:t>. Notably, while the methods in </w:t>
      </w:r>
      <w:r w:rsidRPr="00C76209">
        <w:rPr>
          <w:rFonts w:ascii="Courier New" w:eastAsia="Times New Roman" w:hAnsi="Courier New" w:cs="Courier New"/>
          <w:color w:val="333333"/>
          <w:kern w:val="0"/>
          <w:sz w:val="19"/>
          <w:szCs w:val="19"/>
          <w14:ligatures w14:val="none"/>
        </w:rPr>
        <w:t>multicate</w:t>
      </w:r>
      <w:r w:rsidRPr="00C76209">
        <w:rPr>
          <w:rFonts w:ascii="Helvetica Neue" w:eastAsia="Times New Roman" w:hAnsi="Helvetica Neue" w:cs="Times New Roman"/>
          <w:color w:val="333333"/>
          <w:kern w:val="0"/>
          <w:sz w:val="21"/>
          <w:szCs w:val="21"/>
          <w14:ligatures w14:val="none"/>
        </w:rPr>
        <w:t xml:space="preserve"> were originally </w:t>
      </w:r>
      <w:commentRangeStart w:id="44"/>
      <w:r w:rsidRPr="00C76209">
        <w:rPr>
          <w:rFonts w:ascii="Helvetica Neue" w:eastAsia="Times New Roman" w:hAnsi="Helvetica Neue" w:cs="Times New Roman"/>
          <w:color w:val="333333"/>
          <w:kern w:val="0"/>
          <w:sz w:val="21"/>
          <w:szCs w:val="21"/>
          <w14:ligatures w14:val="none"/>
        </w:rPr>
        <w:t>developed to target CATE estimation across multiple RCTs, they can also be utilized in non-experimental studies</w:t>
      </w:r>
      <w:commentRangeEnd w:id="44"/>
      <w:r w:rsidR="00543B63">
        <w:rPr>
          <w:rStyle w:val="CommentReference"/>
        </w:rPr>
        <w:commentReference w:id="44"/>
      </w:r>
      <w:r w:rsidRPr="00C76209">
        <w:rPr>
          <w:rFonts w:ascii="Helvetica Neue" w:eastAsia="Times New Roman" w:hAnsi="Helvetica Neue" w:cs="Times New Roman"/>
          <w:color w:val="333333"/>
          <w:kern w:val="0"/>
          <w:sz w:val="21"/>
          <w:szCs w:val="21"/>
          <w14:ligatures w14:val="none"/>
        </w:rPr>
        <w:t>. We elaborate upon this in the sections to follow.</w:t>
      </w:r>
    </w:p>
    <w:p w14:paraId="10100275" w14:textId="7777777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 </w:t>
      </w:r>
    </w:p>
    <w:p w14:paraId="513B0D0F" w14:textId="77777777" w:rsidR="00C76209" w:rsidRPr="00C76209" w:rsidRDefault="00C76209" w:rsidP="00C76209">
      <w:pPr>
        <w:shd w:val="clear" w:color="auto" w:fill="FFFFFF"/>
        <w:spacing w:before="300" w:after="150" w:line="240" w:lineRule="auto"/>
        <w:outlineLvl w:val="0"/>
        <w:rPr>
          <w:rFonts w:ascii="inherit" w:eastAsia="Times New Roman" w:hAnsi="inherit" w:cs="Times New Roman"/>
          <w:color w:val="333333"/>
          <w:kern w:val="36"/>
          <w:sz w:val="51"/>
          <w:szCs w:val="51"/>
          <w14:ligatures w14:val="none"/>
        </w:rPr>
      </w:pPr>
      <w:r w:rsidRPr="00C76209">
        <w:rPr>
          <w:rFonts w:ascii="inherit" w:eastAsia="Times New Roman" w:hAnsi="inherit" w:cs="Times New Roman"/>
          <w:color w:val="333333"/>
          <w:kern w:val="36"/>
          <w:sz w:val="51"/>
          <w:szCs w:val="51"/>
          <w14:ligatures w14:val="none"/>
        </w:rPr>
        <w:t>Features of </w:t>
      </w:r>
      <w:r w:rsidRPr="00C76209">
        <w:rPr>
          <w:rFonts w:ascii="Courier New" w:eastAsia="Times New Roman" w:hAnsi="Courier New" w:cs="Courier New"/>
          <w:color w:val="333333"/>
          <w:kern w:val="36"/>
          <w:sz w:val="46"/>
          <w:szCs w:val="46"/>
          <w14:ligatures w14:val="none"/>
        </w:rPr>
        <w:t>multicate</w:t>
      </w:r>
    </w:p>
    <w:p w14:paraId="70C1BDA7" w14:textId="77777777" w:rsidR="00A64E20" w:rsidRDefault="00C76209" w:rsidP="00C76209">
      <w:pPr>
        <w:shd w:val="clear" w:color="auto" w:fill="FFFFFF"/>
        <w:spacing w:after="150" w:line="240" w:lineRule="auto"/>
        <w:rPr>
          <w:ins w:id="45" w:author="Kyungeun Jeon" w:date="2025-09-05T15:52:00Z" w16du:dateUtc="2025-09-05T19:52:00Z"/>
          <w:rFonts w:ascii="Helvetica Neue" w:eastAsia="Times New Roman" w:hAnsi="Helvetica Neue" w:cs="Times New Roman"/>
          <w:color w:val="333333"/>
          <w:kern w:val="0"/>
          <w:sz w:val="21"/>
          <w:szCs w:val="21"/>
          <w14:ligatures w14:val="none"/>
        </w:rPr>
      </w:pPr>
      <w:del w:id="46" w:author="Kyungeun Jeon" w:date="2025-09-05T15:46:00Z" w16du:dateUtc="2025-09-05T19:46:00Z">
        <w:r w:rsidRPr="00C76209" w:rsidDel="001B0DEC">
          <w:rPr>
            <w:rFonts w:ascii="Helvetica Neue" w:eastAsia="Times New Roman" w:hAnsi="Helvetica Neue" w:cs="Times New Roman"/>
            <w:color w:val="333333"/>
            <w:kern w:val="0"/>
            <w:sz w:val="21"/>
            <w:szCs w:val="21"/>
            <w14:ligatures w14:val="none"/>
          </w:rPr>
          <w:delText>The </w:delText>
        </w:r>
      </w:del>
      <w:r w:rsidRPr="00C76209">
        <w:rPr>
          <w:rFonts w:ascii="Courier New" w:eastAsia="Times New Roman" w:hAnsi="Courier New" w:cs="Courier New"/>
          <w:color w:val="333333"/>
          <w:kern w:val="0"/>
          <w:sz w:val="19"/>
          <w:szCs w:val="19"/>
          <w14:ligatures w14:val="none"/>
        </w:rPr>
        <w:t>multicate</w:t>
      </w:r>
      <w:r w:rsidRPr="00C76209">
        <w:rPr>
          <w:rFonts w:ascii="Helvetica Neue" w:eastAsia="Times New Roman" w:hAnsi="Helvetica Neue" w:cs="Times New Roman"/>
          <w:color w:val="333333"/>
          <w:kern w:val="0"/>
          <w:sz w:val="21"/>
          <w:szCs w:val="21"/>
          <w14:ligatures w14:val="none"/>
        </w:rPr>
        <w:t xml:space="preserve"> package enables researchers to combine multiple RCTs to estimate the CATE using various </w:t>
      </w:r>
      <w:commentRangeStart w:id="47"/>
      <w:r w:rsidRPr="00C76209">
        <w:rPr>
          <w:rFonts w:ascii="Helvetica Neue" w:eastAsia="Times New Roman" w:hAnsi="Helvetica Neue" w:cs="Times New Roman"/>
          <w:color w:val="333333"/>
          <w:kern w:val="0"/>
          <w:sz w:val="21"/>
          <w:szCs w:val="21"/>
          <w14:ligatures w14:val="none"/>
        </w:rPr>
        <w:t>estimation and aggregation methods</w:t>
      </w:r>
      <w:commentRangeEnd w:id="47"/>
      <w:r w:rsidR="00543B63">
        <w:rPr>
          <w:rStyle w:val="CommentReference"/>
        </w:rPr>
        <w:commentReference w:id="47"/>
      </w:r>
      <w:r w:rsidRPr="00C76209">
        <w:rPr>
          <w:rFonts w:ascii="Helvetica Neue" w:eastAsia="Times New Roman" w:hAnsi="Helvetica Neue" w:cs="Times New Roman"/>
          <w:color w:val="333333"/>
          <w:kern w:val="0"/>
          <w:sz w:val="21"/>
          <w:szCs w:val="21"/>
          <w14:ligatures w14:val="none"/>
        </w:rPr>
        <w:t xml:space="preserve">, while effectively handling heterogeneity in the data. </w:t>
      </w:r>
      <w:ins w:id="48" w:author="Kyungeun Jeon" w:date="2025-09-05T15:46:00Z" w16du:dateUtc="2025-09-05T19:46:00Z">
        <w:r w:rsidR="001B0DEC">
          <w:rPr>
            <w:rFonts w:ascii="Helvetica Neue" w:eastAsia="Times New Roman" w:hAnsi="Helvetica Neue" w:cs="Times New Roman"/>
            <w:color w:val="333333"/>
            <w:kern w:val="0"/>
            <w:sz w:val="21"/>
            <w:szCs w:val="21"/>
            <w14:ligatures w14:val="none"/>
          </w:rPr>
          <w:t>The workflow has two steps</w:t>
        </w:r>
      </w:ins>
      <w:ins w:id="49" w:author="Kyungeun Jeon" w:date="2025-09-05T15:52:00Z" w16du:dateUtc="2025-09-05T19:52:00Z">
        <w:r w:rsidR="00A64E20" w:rsidRPr="00A64E20">
          <w:t xml:space="preserve"> </w:t>
        </w:r>
        <w:r w:rsidR="00A64E20" w:rsidRPr="00A64E20">
          <w:rPr>
            <w:rFonts w:ascii="Helvetica Neue" w:eastAsia="Times New Roman" w:hAnsi="Helvetica Neue" w:cs="Times New Roman"/>
            <w:color w:val="333333"/>
            <w:kern w:val="0"/>
            <w:sz w:val="21"/>
            <w:szCs w:val="21"/>
            <w14:ligatures w14:val="none"/>
          </w:rPr>
          <w:t>: (1) estimate CATE across studies, and (2) aggregate across studies to combine information across studies. This package also provides visualization tools to interpret CATE estimates, and functions to predict CATE to a new target population.</w:t>
        </w:r>
      </w:ins>
    </w:p>
    <w:p w14:paraId="6170C805" w14:textId="1A37FBC0" w:rsidR="00C76209" w:rsidRPr="00586ECE" w:rsidRDefault="00C76209" w:rsidP="00C76209">
      <w:pPr>
        <w:shd w:val="clear" w:color="auto" w:fill="FFFFFF"/>
        <w:spacing w:after="150" w:line="240" w:lineRule="auto"/>
        <w:rPr>
          <w:rFonts w:ascii="Helvetica Neue" w:eastAsia="Times New Roman" w:hAnsi="Helvetica Neue" w:cs="Times New Roman"/>
          <w:strike/>
          <w:color w:val="333333"/>
          <w:kern w:val="0"/>
          <w:sz w:val="21"/>
          <w:szCs w:val="21"/>
          <w14:ligatures w14:val="none"/>
          <w:rPrChange w:id="50" w:author="Kyungeun Jeon" w:date="2025-09-04T15:14:00Z" w16du:dateUtc="2025-09-04T19:14:00Z">
            <w:rPr>
              <w:rFonts w:ascii="Helvetica Neue" w:eastAsia="Times New Roman" w:hAnsi="Helvetica Neue" w:cs="Times New Roman"/>
              <w:color w:val="333333"/>
              <w:kern w:val="0"/>
              <w:sz w:val="21"/>
              <w:szCs w:val="21"/>
              <w14:ligatures w14:val="none"/>
            </w:rPr>
          </w:rPrChange>
        </w:rPr>
      </w:pPr>
      <w:r w:rsidRPr="00586ECE">
        <w:rPr>
          <w:rFonts w:ascii="Helvetica Neue" w:eastAsia="Times New Roman" w:hAnsi="Helvetica Neue" w:cs="Times New Roman"/>
          <w:strike/>
          <w:color w:val="333333"/>
          <w:kern w:val="0"/>
          <w:sz w:val="21"/>
          <w:szCs w:val="21"/>
          <w14:ligatures w14:val="none"/>
          <w:rPrChange w:id="51" w:author="Kyungeun Jeon" w:date="2025-09-04T15:14:00Z" w16du:dateUtc="2025-09-04T19:14:00Z">
            <w:rPr>
              <w:rFonts w:ascii="Helvetica Neue" w:eastAsia="Times New Roman" w:hAnsi="Helvetica Neue" w:cs="Times New Roman"/>
              <w:color w:val="333333"/>
              <w:kern w:val="0"/>
              <w:sz w:val="21"/>
              <w:szCs w:val="21"/>
              <w14:ligatures w14:val="none"/>
            </w:rPr>
          </w:rPrChange>
        </w:rPr>
        <w:t xml:space="preserve">This </w:t>
      </w:r>
      <w:commentRangeStart w:id="52"/>
      <w:commentRangeStart w:id="53"/>
      <w:r w:rsidRPr="00586ECE">
        <w:rPr>
          <w:rFonts w:ascii="Helvetica Neue" w:eastAsia="Times New Roman" w:hAnsi="Helvetica Neue" w:cs="Times New Roman"/>
          <w:strike/>
          <w:color w:val="333333"/>
          <w:kern w:val="0"/>
          <w:sz w:val="21"/>
          <w:szCs w:val="21"/>
          <w14:ligatures w14:val="none"/>
          <w:rPrChange w:id="54" w:author="Kyungeun Jeon" w:date="2025-09-04T15:14:00Z" w16du:dateUtc="2025-09-04T19:14:00Z">
            <w:rPr>
              <w:rFonts w:ascii="Helvetica Neue" w:eastAsia="Times New Roman" w:hAnsi="Helvetica Neue" w:cs="Times New Roman"/>
              <w:color w:val="333333"/>
              <w:kern w:val="0"/>
              <w:sz w:val="21"/>
              <w:szCs w:val="21"/>
              <w14:ligatures w14:val="none"/>
            </w:rPr>
          </w:rPrChange>
        </w:rPr>
        <w:t>approach</w:t>
      </w:r>
      <w:commentRangeEnd w:id="52"/>
      <w:r w:rsidR="00724A53" w:rsidRPr="00586ECE">
        <w:rPr>
          <w:rStyle w:val="CommentReference"/>
          <w:strike/>
          <w:rPrChange w:id="55" w:author="Kyungeun Jeon" w:date="2025-09-04T15:14:00Z" w16du:dateUtc="2025-09-04T19:14:00Z">
            <w:rPr>
              <w:rStyle w:val="CommentReference"/>
            </w:rPr>
          </w:rPrChange>
        </w:rPr>
        <w:commentReference w:id="52"/>
      </w:r>
      <w:commentRangeEnd w:id="53"/>
      <w:r w:rsidR="00586ECE">
        <w:rPr>
          <w:rStyle w:val="CommentReference"/>
        </w:rPr>
        <w:commentReference w:id="53"/>
      </w:r>
      <w:r w:rsidRPr="00586ECE">
        <w:rPr>
          <w:rFonts w:ascii="Helvetica Neue" w:eastAsia="Times New Roman" w:hAnsi="Helvetica Neue" w:cs="Times New Roman"/>
          <w:strike/>
          <w:color w:val="333333"/>
          <w:kern w:val="0"/>
          <w:sz w:val="21"/>
          <w:szCs w:val="21"/>
          <w14:ligatures w14:val="none"/>
          <w:rPrChange w:id="56" w:author="Kyungeun Jeon" w:date="2025-09-04T15:14:00Z" w16du:dateUtc="2025-09-04T19:14:00Z">
            <w:rPr>
              <w:rFonts w:ascii="Helvetica Neue" w:eastAsia="Times New Roman" w:hAnsi="Helvetica Neue" w:cs="Times New Roman"/>
              <w:color w:val="333333"/>
              <w:kern w:val="0"/>
              <w:sz w:val="21"/>
              <w:szCs w:val="21"/>
              <w14:ligatures w14:val="none"/>
            </w:rPr>
          </w:rPrChange>
        </w:rPr>
        <w:t xml:space="preserve"> not only increases statistical power but also extends findings from a single study to multiple studies, providing a more robust foundation for personalized decision-making in diverse populations.</w:t>
      </w:r>
    </w:p>
    <w:p w14:paraId="3EB66446" w14:textId="77777777" w:rsidR="00C76209" w:rsidRPr="00595308" w:rsidRDefault="00C76209" w:rsidP="00C76209">
      <w:pPr>
        <w:numPr>
          <w:ilvl w:val="0"/>
          <w:numId w:val="7"/>
        </w:numPr>
        <w:shd w:val="clear" w:color="auto" w:fill="FFFFFF"/>
        <w:spacing w:after="150" w:line="240" w:lineRule="auto"/>
        <w:rPr>
          <w:rFonts w:ascii="Helvetica Neue" w:eastAsia="Times New Roman" w:hAnsi="Helvetica Neue" w:cs="Times New Roman"/>
          <w:strike/>
          <w:color w:val="333333"/>
          <w:kern w:val="0"/>
          <w:sz w:val="21"/>
          <w:szCs w:val="21"/>
          <w14:ligatures w14:val="none"/>
          <w:rPrChange w:id="57" w:author="Kyungeun Jeon" w:date="2025-09-04T15:11:00Z" w16du:dateUtc="2025-09-04T19:11:00Z">
            <w:rPr>
              <w:rFonts w:ascii="Helvetica Neue" w:eastAsia="Times New Roman" w:hAnsi="Helvetica Neue" w:cs="Times New Roman"/>
              <w:color w:val="333333"/>
              <w:kern w:val="0"/>
              <w:sz w:val="21"/>
              <w:szCs w:val="21"/>
              <w14:ligatures w14:val="none"/>
            </w:rPr>
          </w:rPrChange>
        </w:rPr>
      </w:pPr>
      <w:commentRangeStart w:id="58"/>
      <w:commentRangeStart w:id="59"/>
      <w:r w:rsidRPr="00595308">
        <w:rPr>
          <w:rFonts w:ascii="Helvetica Neue" w:eastAsia="Times New Roman" w:hAnsi="Helvetica Neue" w:cs="Times New Roman"/>
          <w:b/>
          <w:bCs/>
          <w:strike/>
          <w:color w:val="333333"/>
          <w:kern w:val="0"/>
          <w:sz w:val="21"/>
          <w:szCs w:val="21"/>
          <w14:ligatures w14:val="none"/>
          <w:rPrChange w:id="60" w:author="Kyungeun Jeon" w:date="2025-09-04T15:11:00Z" w16du:dateUtc="2025-09-04T19:11:00Z">
            <w:rPr>
              <w:rFonts w:ascii="Helvetica Neue" w:eastAsia="Times New Roman" w:hAnsi="Helvetica Neue" w:cs="Times New Roman"/>
              <w:b/>
              <w:bCs/>
              <w:color w:val="333333"/>
              <w:kern w:val="0"/>
              <w:sz w:val="21"/>
              <w:szCs w:val="21"/>
              <w14:ligatures w14:val="none"/>
            </w:rPr>
          </w:rPrChange>
        </w:rPr>
        <w:t>Goal:</w:t>
      </w:r>
      <w:r w:rsidRPr="00595308">
        <w:rPr>
          <w:rFonts w:ascii="Helvetica Neue" w:eastAsia="Times New Roman" w:hAnsi="Helvetica Neue" w:cs="Times New Roman"/>
          <w:strike/>
          <w:color w:val="333333"/>
          <w:kern w:val="0"/>
          <w:sz w:val="21"/>
          <w:szCs w:val="21"/>
          <w14:ligatures w14:val="none"/>
          <w:rPrChange w:id="61" w:author="Kyungeun Jeon" w:date="2025-09-04T15:11:00Z" w16du:dateUtc="2025-09-04T19:11:00Z">
            <w:rPr>
              <w:rFonts w:ascii="Helvetica Neue" w:eastAsia="Times New Roman" w:hAnsi="Helvetica Neue" w:cs="Times New Roman"/>
              <w:color w:val="333333"/>
              <w:kern w:val="0"/>
              <w:sz w:val="21"/>
              <w:szCs w:val="21"/>
              <w14:ligatures w14:val="none"/>
            </w:rPr>
          </w:rPrChange>
        </w:rPr>
        <w:t> Guide treatment decision-making in a health care or other practical setting by estimating heterogeneous treatment effects</w:t>
      </w:r>
      <w:commentRangeEnd w:id="58"/>
      <w:r w:rsidR="00E16258" w:rsidRPr="00595308">
        <w:rPr>
          <w:rStyle w:val="CommentReference"/>
          <w:strike/>
          <w:rPrChange w:id="62" w:author="Kyungeun Jeon" w:date="2025-09-04T15:11:00Z" w16du:dateUtc="2025-09-04T19:11:00Z">
            <w:rPr>
              <w:rStyle w:val="CommentReference"/>
            </w:rPr>
          </w:rPrChange>
        </w:rPr>
        <w:commentReference w:id="58"/>
      </w:r>
      <w:commentRangeEnd w:id="59"/>
      <w:r w:rsidR="00595308" w:rsidRPr="00595308">
        <w:rPr>
          <w:rStyle w:val="CommentReference"/>
          <w:strike/>
          <w:rPrChange w:id="63" w:author="Kyungeun Jeon" w:date="2025-09-04T15:11:00Z" w16du:dateUtc="2025-09-04T19:11:00Z">
            <w:rPr>
              <w:rStyle w:val="CommentReference"/>
            </w:rPr>
          </w:rPrChange>
        </w:rPr>
        <w:commentReference w:id="59"/>
      </w:r>
    </w:p>
    <w:p w14:paraId="76319FF4" w14:textId="2C413997" w:rsidR="00C76209" w:rsidRPr="00595308" w:rsidRDefault="00C76209" w:rsidP="00C76209">
      <w:pPr>
        <w:numPr>
          <w:ilvl w:val="0"/>
          <w:numId w:val="7"/>
        </w:numPr>
        <w:shd w:val="clear" w:color="auto" w:fill="FFFFFF"/>
        <w:spacing w:after="150" w:line="240" w:lineRule="auto"/>
        <w:rPr>
          <w:rFonts w:ascii="Helvetica Neue" w:eastAsia="Times New Roman" w:hAnsi="Helvetica Neue" w:cs="Times New Roman"/>
          <w:strike/>
          <w:color w:val="333333"/>
          <w:kern w:val="0"/>
          <w:sz w:val="21"/>
          <w:szCs w:val="21"/>
          <w14:ligatures w14:val="none"/>
          <w:rPrChange w:id="64" w:author="Kyungeun Jeon" w:date="2025-09-04T15:11:00Z" w16du:dateUtc="2025-09-04T19:11:00Z">
            <w:rPr>
              <w:rFonts w:ascii="Helvetica Neue" w:eastAsia="Times New Roman" w:hAnsi="Helvetica Neue" w:cs="Times New Roman"/>
              <w:color w:val="333333"/>
              <w:kern w:val="0"/>
              <w:sz w:val="21"/>
              <w:szCs w:val="21"/>
              <w14:ligatures w14:val="none"/>
            </w:rPr>
          </w:rPrChange>
        </w:rPr>
      </w:pPr>
      <w:r w:rsidRPr="00595308">
        <w:rPr>
          <w:rFonts w:ascii="Helvetica Neue" w:eastAsia="Times New Roman" w:hAnsi="Helvetica Neue" w:cs="Times New Roman"/>
          <w:b/>
          <w:bCs/>
          <w:strike/>
          <w:color w:val="333333"/>
          <w:kern w:val="0"/>
          <w:sz w:val="21"/>
          <w:szCs w:val="21"/>
          <w14:ligatures w14:val="none"/>
          <w:rPrChange w:id="65" w:author="Kyungeun Jeon" w:date="2025-09-04T15:11:00Z" w16du:dateUtc="2025-09-04T19:11:00Z">
            <w:rPr>
              <w:rFonts w:ascii="Helvetica Neue" w:eastAsia="Times New Roman" w:hAnsi="Helvetica Neue" w:cs="Times New Roman"/>
              <w:b/>
              <w:bCs/>
              <w:color w:val="333333"/>
              <w:kern w:val="0"/>
              <w:sz w:val="21"/>
              <w:szCs w:val="21"/>
              <w14:ligatures w14:val="none"/>
            </w:rPr>
          </w:rPrChange>
        </w:rPr>
        <w:t>Data:</w:t>
      </w:r>
      <w:r w:rsidRPr="00595308">
        <w:rPr>
          <w:rFonts w:ascii="Helvetica Neue" w:eastAsia="Times New Roman" w:hAnsi="Helvetica Neue" w:cs="Times New Roman"/>
          <w:strike/>
          <w:color w:val="333333"/>
          <w:kern w:val="0"/>
          <w:sz w:val="21"/>
          <w:szCs w:val="21"/>
          <w14:ligatures w14:val="none"/>
          <w:rPrChange w:id="66" w:author="Kyungeun Jeon" w:date="2025-09-04T15:11:00Z" w16du:dateUtc="2025-09-04T19:11:00Z">
            <w:rPr>
              <w:rFonts w:ascii="Helvetica Neue" w:eastAsia="Times New Roman" w:hAnsi="Helvetica Neue" w:cs="Times New Roman"/>
              <w:color w:val="333333"/>
              <w:kern w:val="0"/>
              <w:sz w:val="21"/>
              <w:szCs w:val="21"/>
              <w14:ligatures w14:val="none"/>
            </w:rPr>
          </w:rPrChange>
        </w:rPr>
        <w:t> </w:t>
      </w:r>
      <w:ins w:id="67" w:author="Daniel Obeng" w:date="2025-07-31T12:59:00Z">
        <w:r w:rsidR="00E16258" w:rsidRPr="00595308">
          <w:rPr>
            <w:rFonts w:ascii="Helvetica Neue" w:eastAsia="Times New Roman" w:hAnsi="Helvetica Neue" w:cs="Times New Roman"/>
            <w:strike/>
            <w:color w:val="333333"/>
            <w:kern w:val="0"/>
            <w:sz w:val="21"/>
            <w:szCs w:val="21"/>
            <w14:ligatures w14:val="none"/>
            <w:rPrChange w:id="68" w:author="Kyungeun Jeon" w:date="2025-09-04T15:11:00Z" w16du:dateUtc="2025-09-04T19:11:00Z">
              <w:rPr>
                <w:rFonts w:ascii="Helvetica Neue" w:eastAsia="Times New Roman" w:hAnsi="Helvetica Neue" w:cs="Times New Roman"/>
                <w:color w:val="333333"/>
                <w:kern w:val="0"/>
                <w:sz w:val="21"/>
                <w:szCs w:val="21"/>
                <w14:ligatures w14:val="none"/>
              </w:rPr>
            </w:rPrChange>
          </w:rPr>
          <w:t xml:space="preserve">Multiple </w:t>
        </w:r>
      </w:ins>
      <w:r w:rsidRPr="00595308">
        <w:rPr>
          <w:rFonts w:ascii="Helvetica Neue" w:eastAsia="Times New Roman" w:hAnsi="Helvetica Neue" w:cs="Times New Roman"/>
          <w:strike/>
          <w:color w:val="333333"/>
          <w:kern w:val="0"/>
          <w:sz w:val="21"/>
          <w:szCs w:val="21"/>
          <w14:ligatures w14:val="none"/>
          <w:rPrChange w:id="69" w:author="Kyungeun Jeon" w:date="2025-09-04T15:11:00Z" w16du:dateUtc="2025-09-04T19:11:00Z">
            <w:rPr>
              <w:rFonts w:ascii="Helvetica Neue" w:eastAsia="Times New Roman" w:hAnsi="Helvetica Neue" w:cs="Times New Roman"/>
              <w:color w:val="333333"/>
              <w:kern w:val="0"/>
              <w:sz w:val="21"/>
              <w:szCs w:val="21"/>
              <w14:ligatures w14:val="none"/>
            </w:rPr>
          </w:rPrChange>
        </w:rPr>
        <w:t>RCTs (or other studies), as well as optionally a new target population</w:t>
      </w:r>
    </w:p>
    <w:p w14:paraId="68D23B44" w14:textId="77777777" w:rsidR="00C76209" w:rsidRPr="00595308" w:rsidRDefault="00C76209" w:rsidP="00C76209">
      <w:pPr>
        <w:numPr>
          <w:ilvl w:val="0"/>
          <w:numId w:val="7"/>
        </w:numPr>
        <w:shd w:val="clear" w:color="auto" w:fill="FFFFFF"/>
        <w:spacing w:after="150" w:line="240" w:lineRule="auto"/>
        <w:rPr>
          <w:rFonts w:ascii="Helvetica Neue" w:eastAsia="Times New Roman" w:hAnsi="Helvetica Neue" w:cs="Times New Roman"/>
          <w:strike/>
          <w:color w:val="333333"/>
          <w:kern w:val="0"/>
          <w:sz w:val="21"/>
          <w:szCs w:val="21"/>
          <w14:ligatures w14:val="none"/>
          <w:rPrChange w:id="70" w:author="Kyungeun Jeon" w:date="2025-09-04T15:11:00Z" w16du:dateUtc="2025-09-04T19:11:00Z">
            <w:rPr>
              <w:rFonts w:ascii="Helvetica Neue" w:eastAsia="Times New Roman" w:hAnsi="Helvetica Neue" w:cs="Times New Roman"/>
              <w:color w:val="333333"/>
              <w:kern w:val="0"/>
              <w:sz w:val="21"/>
              <w:szCs w:val="21"/>
              <w14:ligatures w14:val="none"/>
            </w:rPr>
          </w:rPrChange>
        </w:rPr>
      </w:pPr>
      <w:r w:rsidRPr="00595308">
        <w:rPr>
          <w:rFonts w:ascii="Helvetica Neue" w:eastAsia="Times New Roman" w:hAnsi="Helvetica Neue" w:cs="Times New Roman"/>
          <w:b/>
          <w:bCs/>
          <w:strike/>
          <w:color w:val="333333"/>
          <w:kern w:val="0"/>
          <w:sz w:val="21"/>
          <w:szCs w:val="21"/>
          <w14:ligatures w14:val="none"/>
          <w:rPrChange w:id="71" w:author="Kyungeun Jeon" w:date="2025-09-04T15:11:00Z" w16du:dateUtc="2025-09-04T19:11:00Z">
            <w:rPr>
              <w:rFonts w:ascii="Helvetica Neue" w:eastAsia="Times New Roman" w:hAnsi="Helvetica Neue" w:cs="Times New Roman"/>
              <w:b/>
              <w:bCs/>
              <w:color w:val="333333"/>
              <w:kern w:val="0"/>
              <w:sz w:val="21"/>
              <w:szCs w:val="21"/>
              <w14:ligatures w14:val="none"/>
            </w:rPr>
          </w:rPrChange>
        </w:rPr>
        <w:t>Key features:</w:t>
      </w:r>
    </w:p>
    <w:p w14:paraId="643881A2" w14:textId="77777777" w:rsidR="00C76209" w:rsidRPr="00595308" w:rsidRDefault="00C76209" w:rsidP="00C76209">
      <w:pPr>
        <w:numPr>
          <w:ilvl w:val="1"/>
          <w:numId w:val="7"/>
        </w:numPr>
        <w:shd w:val="clear" w:color="auto" w:fill="FFFFFF"/>
        <w:spacing w:after="150" w:line="240" w:lineRule="auto"/>
        <w:rPr>
          <w:rFonts w:ascii="Helvetica Neue" w:eastAsia="Times New Roman" w:hAnsi="Helvetica Neue" w:cs="Times New Roman"/>
          <w:strike/>
          <w:color w:val="333333"/>
          <w:kern w:val="0"/>
          <w:sz w:val="21"/>
          <w:szCs w:val="21"/>
          <w14:ligatures w14:val="none"/>
          <w:rPrChange w:id="72" w:author="Kyungeun Jeon" w:date="2025-09-04T15:11:00Z" w16du:dateUtc="2025-09-04T19:11:00Z">
            <w:rPr>
              <w:rFonts w:ascii="Helvetica Neue" w:eastAsia="Times New Roman" w:hAnsi="Helvetica Neue" w:cs="Times New Roman"/>
              <w:color w:val="333333"/>
              <w:kern w:val="0"/>
              <w:sz w:val="21"/>
              <w:szCs w:val="21"/>
              <w14:ligatures w14:val="none"/>
            </w:rPr>
          </w:rPrChange>
        </w:rPr>
      </w:pPr>
      <w:r w:rsidRPr="00595308">
        <w:rPr>
          <w:rFonts w:ascii="Helvetica Neue" w:eastAsia="Times New Roman" w:hAnsi="Helvetica Neue" w:cs="Times New Roman"/>
          <w:i/>
          <w:iCs/>
          <w:strike/>
          <w:color w:val="333333"/>
          <w:kern w:val="0"/>
          <w:sz w:val="21"/>
          <w:szCs w:val="21"/>
          <w14:ligatures w14:val="none"/>
          <w:rPrChange w:id="73" w:author="Kyungeun Jeon" w:date="2025-09-04T15:11:00Z" w16du:dateUtc="2025-09-04T19:11:00Z">
            <w:rPr>
              <w:rFonts w:ascii="Helvetica Neue" w:eastAsia="Times New Roman" w:hAnsi="Helvetica Neue" w:cs="Times New Roman"/>
              <w:i/>
              <w:iCs/>
              <w:color w:val="333333"/>
              <w:kern w:val="0"/>
              <w:sz w:val="21"/>
              <w:szCs w:val="21"/>
              <w14:ligatures w14:val="none"/>
            </w:rPr>
          </w:rPrChange>
        </w:rPr>
        <w:t>Estimation</w:t>
      </w:r>
      <w:r w:rsidRPr="00595308">
        <w:rPr>
          <w:rFonts w:ascii="Helvetica Neue" w:eastAsia="Times New Roman" w:hAnsi="Helvetica Neue" w:cs="Times New Roman"/>
          <w:strike/>
          <w:color w:val="333333"/>
          <w:kern w:val="0"/>
          <w:sz w:val="21"/>
          <w:szCs w:val="21"/>
          <w14:ligatures w14:val="none"/>
          <w:rPrChange w:id="74" w:author="Kyungeun Jeon" w:date="2025-09-04T15:11:00Z" w16du:dateUtc="2025-09-04T19:11:00Z">
            <w:rPr>
              <w:rFonts w:ascii="Helvetica Neue" w:eastAsia="Times New Roman" w:hAnsi="Helvetica Neue" w:cs="Times New Roman"/>
              <w:color w:val="333333"/>
              <w:kern w:val="0"/>
              <w:sz w:val="21"/>
              <w:szCs w:val="21"/>
              <w14:ligatures w14:val="none"/>
            </w:rPr>
          </w:rPrChange>
        </w:rPr>
        <w:t> of CATEs with different combinations of estimation and aggregation methods</w:t>
      </w:r>
    </w:p>
    <w:p w14:paraId="66D20D33" w14:textId="77777777" w:rsidR="00C76209" w:rsidRPr="00595308" w:rsidRDefault="00C76209" w:rsidP="00C76209">
      <w:pPr>
        <w:numPr>
          <w:ilvl w:val="1"/>
          <w:numId w:val="7"/>
        </w:numPr>
        <w:shd w:val="clear" w:color="auto" w:fill="FFFFFF"/>
        <w:spacing w:after="150" w:line="240" w:lineRule="auto"/>
        <w:rPr>
          <w:rFonts w:ascii="Helvetica Neue" w:eastAsia="Times New Roman" w:hAnsi="Helvetica Neue" w:cs="Times New Roman"/>
          <w:strike/>
          <w:color w:val="333333"/>
          <w:kern w:val="0"/>
          <w:sz w:val="21"/>
          <w:szCs w:val="21"/>
          <w14:ligatures w14:val="none"/>
          <w:rPrChange w:id="75" w:author="Kyungeun Jeon" w:date="2025-09-04T15:11:00Z" w16du:dateUtc="2025-09-04T19:11:00Z">
            <w:rPr>
              <w:rFonts w:ascii="Helvetica Neue" w:eastAsia="Times New Roman" w:hAnsi="Helvetica Neue" w:cs="Times New Roman"/>
              <w:color w:val="333333"/>
              <w:kern w:val="0"/>
              <w:sz w:val="21"/>
              <w:szCs w:val="21"/>
              <w14:ligatures w14:val="none"/>
            </w:rPr>
          </w:rPrChange>
        </w:rPr>
      </w:pPr>
      <w:r w:rsidRPr="00595308">
        <w:rPr>
          <w:rFonts w:ascii="Helvetica Neue" w:eastAsia="Times New Roman" w:hAnsi="Helvetica Neue" w:cs="Times New Roman"/>
          <w:i/>
          <w:iCs/>
          <w:strike/>
          <w:color w:val="333333"/>
          <w:kern w:val="0"/>
          <w:sz w:val="21"/>
          <w:szCs w:val="21"/>
          <w14:ligatures w14:val="none"/>
          <w:rPrChange w:id="76" w:author="Kyungeun Jeon" w:date="2025-09-04T15:11:00Z" w16du:dateUtc="2025-09-04T19:11:00Z">
            <w:rPr>
              <w:rFonts w:ascii="Helvetica Neue" w:eastAsia="Times New Roman" w:hAnsi="Helvetica Neue" w:cs="Times New Roman"/>
              <w:i/>
              <w:iCs/>
              <w:color w:val="333333"/>
              <w:kern w:val="0"/>
              <w:sz w:val="21"/>
              <w:szCs w:val="21"/>
              <w14:ligatures w14:val="none"/>
            </w:rPr>
          </w:rPrChange>
        </w:rPr>
        <w:t>Visualization</w:t>
      </w:r>
      <w:r w:rsidRPr="00595308">
        <w:rPr>
          <w:rFonts w:ascii="Helvetica Neue" w:eastAsia="Times New Roman" w:hAnsi="Helvetica Neue" w:cs="Times New Roman"/>
          <w:strike/>
          <w:color w:val="333333"/>
          <w:kern w:val="0"/>
          <w:sz w:val="21"/>
          <w:szCs w:val="21"/>
          <w14:ligatures w14:val="none"/>
          <w:rPrChange w:id="77" w:author="Kyungeun Jeon" w:date="2025-09-04T15:11:00Z" w16du:dateUtc="2025-09-04T19:11:00Z">
            <w:rPr>
              <w:rFonts w:ascii="Helvetica Neue" w:eastAsia="Times New Roman" w:hAnsi="Helvetica Neue" w:cs="Times New Roman"/>
              <w:color w:val="333333"/>
              <w:kern w:val="0"/>
              <w:sz w:val="21"/>
              <w:szCs w:val="21"/>
              <w14:ligatures w14:val="none"/>
            </w:rPr>
          </w:rPrChange>
        </w:rPr>
        <w:t> of CATEs and relevant models</w:t>
      </w:r>
    </w:p>
    <w:p w14:paraId="23514634" w14:textId="77777777" w:rsidR="00C76209" w:rsidRPr="00595308" w:rsidRDefault="00C76209" w:rsidP="00C76209">
      <w:pPr>
        <w:numPr>
          <w:ilvl w:val="1"/>
          <w:numId w:val="7"/>
        </w:numPr>
        <w:shd w:val="clear" w:color="auto" w:fill="FFFFFF"/>
        <w:spacing w:after="150" w:line="240" w:lineRule="auto"/>
        <w:rPr>
          <w:rFonts w:ascii="Helvetica Neue" w:eastAsia="Times New Roman" w:hAnsi="Helvetica Neue" w:cs="Times New Roman"/>
          <w:strike/>
          <w:color w:val="333333"/>
          <w:kern w:val="0"/>
          <w:sz w:val="21"/>
          <w:szCs w:val="21"/>
          <w14:ligatures w14:val="none"/>
          <w:rPrChange w:id="78" w:author="Kyungeun Jeon" w:date="2025-09-04T15:11:00Z" w16du:dateUtc="2025-09-04T19:11:00Z">
            <w:rPr>
              <w:rFonts w:ascii="Helvetica Neue" w:eastAsia="Times New Roman" w:hAnsi="Helvetica Neue" w:cs="Times New Roman"/>
              <w:color w:val="333333"/>
              <w:kern w:val="0"/>
              <w:sz w:val="21"/>
              <w:szCs w:val="21"/>
              <w14:ligatures w14:val="none"/>
            </w:rPr>
          </w:rPrChange>
        </w:rPr>
      </w:pPr>
      <w:r w:rsidRPr="00595308">
        <w:rPr>
          <w:rFonts w:ascii="Helvetica Neue" w:eastAsia="Times New Roman" w:hAnsi="Helvetica Neue" w:cs="Times New Roman"/>
          <w:i/>
          <w:iCs/>
          <w:strike/>
          <w:color w:val="333333"/>
          <w:kern w:val="0"/>
          <w:sz w:val="21"/>
          <w:szCs w:val="21"/>
          <w14:ligatures w14:val="none"/>
          <w:rPrChange w:id="79" w:author="Kyungeun Jeon" w:date="2025-09-04T15:11:00Z" w16du:dateUtc="2025-09-04T19:11:00Z">
            <w:rPr>
              <w:rFonts w:ascii="Helvetica Neue" w:eastAsia="Times New Roman" w:hAnsi="Helvetica Neue" w:cs="Times New Roman"/>
              <w:i/>
              <w:iCs/>
              <w:color w:val="333333"/>
              <w:kern w:val="0"/>
              <w:sz w:val="21"/>
              <w:szCs w:val="21"/>
              <w14:ligatures w14:val="none"/>
            </w:rPr>
          </w:rPrChange>
        </w:rPr>
        <w:t>Prediction</w:t>
      </w:r>
      <w:r w:rsidRPr="00595308">
        <w:rPr>
          <w:rFonts w:ascii="Helvetica Neue" w:eastAsia="Times New Roman" w:hAnsi="Helvetica Neue" w:cs="Times New Roman"/>
          <w:strike/>
          <w:color w:val="333333"/>
          <w:kern w:val="0"/>
          <w:sz w:val="21"/>
          <w:szCs w:val="21"/>
          <w14:ligatures w14:val="none"/>
          <w:rPrChange w:id="80" w:author="Kyungeun Jeon" w:date="2025-09-04T15:11:00Z" w16du:dateUtc="2025-09-04T19:11:00Z">
            <w:rPr>
              <w:rFonts w:ascii="Helvetica Neue" w:eastAsia="Times New Roman" w:hAnsi="Helvetica Neue" w:cs="Times New Roman"/>
              <w:color w:val="333333"/>
              <w:kern w:val="0"/>
              <w:sz w:val="21"/>
              <w:szCs w:val="21"/>
              <w14:ligatures w14:val="none"/>
            </w:rPr>
          </w:rPrChange>
        </w:rPr>
        <w:t> of CATEs for a target population</w:t>
      </w:r>
    </w:p>
    <w:p w14:paraId="7FFF0936" w14:textId="73EF03A4" w:rsidR="00C76209" w:rsidRPr="00A64E20" w:rsidRDefault="00C76209" w:rsidP="00C76209">
      <w:pPr>
        <w:shd w:val="clear" w:color="auto" w:fill="FFFFFF"/>
        <w:spacing w:after="150" w:line="240" w:lineRule="auto"/>
        <w:rPr>
          <w:rFonts w:ascii="Helvetica Neue" w:eastAsia="Times New Roman" w:hAnsi="Helvetica Neue" w:cs="Times New Roman"/>
          <w:strike/>
          <w:color w:val="333333"/>
          <w:kern w:val="0"/>
          <w:sz w:val="21"/>
          <w:szCs w:val="21"/>
          <w14:ligatures w14:val="none"/>
          <w:rPrChange w:id="81" w:author="Kyungeun Jeon" w:date="2025-09-05T15:52:00Z" w16du:dateUtc="2025-09-05T19:52:00Z">
            <w:rPr>
              <w:rFonts w:ascii="Helvetica Neue" w:eastAsia="Times New Roman" w:hAnsi="Helvetica Neue" w:cs="Times New Roman"/>
              <w:color w:val="333333"/>
              <w:kern w:val="0"/>
              <w:sz w:val="21"/>
              <w:szCs w:val="21"/>
              <w14:ligatures w14:val="none"/>
            </w:rPr>
          </w:rPrChange>
        </w:rPr>
      </w:pPr>
      <w:commentRangeStart w:id="82"/>
      <w:commentRangeStart w:id="83"/>
      <w:commentRangeStart w:id="84"/>
      <w:r w:rsidRPr="00A64E20">
        <w:rPr>
          <w:rFonts w:ascii="Courier New" w:eastAsia="Times New Roman" w:hAnsi="Courier New" w:cs="Courier New"/>
          <w:strike/>
          <w:color w:val="333333"/>
          <w:kern w:val="0"/>
          <w:sz w:val="19"/>
          <w:szCs w:val="19"/>
          <w14:ligatures w14:val="none"/>
          <w:rPrChange w:id="85" w:author="Kyungeun Jeon" w:date="2025-09-05T15:52:00Z" w16du:dateUtc="2025-09-05T19:52:00Z">
            <w:rPr>
              <w:rFonts w:ascii="Courier New" w:eastAsia="Times New Roman" w:hAnsi="Courier New" w:cs="Courier New"/>
              <w:color w:val="333333"/>
              <w:kern w:val="0"/>
              <w:sz w:val="19"/>
              <w:szCs w:val="19"/>
              <w14:ligatures w14:val="none"/>
            </w:rPr>
          </w:rPrChange>
        </w:rPr>
        <w:t>multicate</w:t>
      </w:r>
      <w:r w:rsidRPr="00A64E20">
        <w:rPr>
          <w:rFonts w:ascii="Helvetica Neue" w:eastAsia="Times New Roman" w:hAnsi="Helvetica Neue" w:cs="Times New Roman"/>
          <w:strike/>
          <w:color w:val="333333"/>
          <w:kern w:val="0"/>
          <w:sz w:val="21"/>
          <w:szCs w:val="21"/>
          <w14:ligatures w14:val="none"/>
          <w:rPrChange w:id="86" w:author="Kyungeun Jeon" w:date="2025-09-05T15:52:00Z" w16du:dateUtc="2025-09-05T19:52:00Z">
            <w:rPr>
              <w:rFonts w:ascii="Helvetica Neue" w:eastAsia="Times New Roman" w:hAnsi="Helvetica Neue" w:cs="Times New Roman"/>
              <w:color w:val="333333"/>
              <w:kern w:val="0"/>
              <w:sz w:val="21"/>
              <w:szCs w:val="21"/>
              <w14:ligatures w14:val="none"/>
            </w:rPr>
          </w:rPrChange>
        </w:rPr>
        <w:t> incorporates (1) estimation across multiple studies, (2) estimation of the CATE, (3) visualizations to increase interpretability of machine learning methods for CATE estimation, and (4) prediction techniques for predicting the CATE in a new target population.</w:t>
      </w:r>
      <w:commentRangeEnd w:id="82"/>
      <w:r w:rsidR="00E16258" w:rsidRPr="00A64E20">
        <w:rPr>
          <w:rStyle w:val="CommentReference"/>
          <w:strike/>
          <w:rPrChange w:id="87" w:author="Kyungeun Jeon" w:date="2025-09-05T15:52:00Z" w16du:dateUtc="2025-09-05T19:52:00Z">
            <w:rPr>
              <w:rStyle w:val="CommentReference"/>
            </w:rPr>
          </w:rPrChange>
        </w:rPr>
        <w:commentReference w:id="82"/>
      </w:r>
      <w:commentRangeEnd w:id="83"/>
      <w:r w:rsidR="00AE2C00" w:rsidRPr="00A64E20">
        <w:rPr>
          <w:rStyle w:val="CommentReference"/>
          <w:strike/>
          <w:rPrChange w:id="88" w:author="Kyungeun Jeon" w:date="2025-09-05T15:52:00Z" w16du:dateUtc="2025-09-05T19:52:00Z">
            <w:rPr>
              <w:rStyle w:val="CommentReference"/>
            </w:rPr>
          </w:rPrChange>
        </w:rPr>
        <w:commentReference w:id="83"/>
      </w:r>
      <w:commentRangeEnd w:id="84"/>
      <w:r w:rsidR="00586ECE" w:rsidRPr="00A64E20">
        <w:rPr>
          <w:rStyle w:val="CommentReference"/>
          <w:strike/>
          <w:rPrChange w:id="89" w:author="Kyungeun Jeon" w:date="2025-09-05T15:52:00Z" w16du:dateUtc="2025-09-05T19:52:00Z">
            <w:rPr>
              <w:rStyle w:val="CommentReference"/>
            </w:rPr>
          </w:rPrChange>
        </w:rPr>
        <w:commentReference w:id="84"/>
      </w:r>
    </w:p>
    <w:p w14:paraId="76115207" w14:textId="17B369AE" w:rsidR="00C76209" w:rsidRPr="00586ECE" w:rsidRDefault="00C76209" w:rsidP="00C76209">
      <w:pPr>
        <w:shd w:val="clear" w:color="auto" w:fill="FFFFFF"/>
        <w:spacing w:after="150" w:line="240" w:lineRule="auto"/>
        <w:rPr>
          <w:rFonts w:ascii="Helvetica Neue" w:eastAsia="Times New Roman" w:hAnsi="Helvetica Neue" w:cs="Times New Roman"/>
          <w:strike/>
          <w:color w:val="333333"/>
          <w:kern w:val="0"/>
          <w:sz w:val="21"/>
          <w:szCs w:val="21"/>
          <w14:ligatures w14:val="none"/>
          <w:rPrChange w:id="90" w:author="Kyungeun Jeon" w:date="2025-09-04T15:22:00Z" w16du:dateUtc="2025-09-04T19:22:00Z">
            <w:rPr>
              <w:rFonts w:ascii="Helvetica Neue" w:eastAsia="Times New Roman" w:hAnsi="Helvetica Neue" w:cs="Times New Roman"/>
              <w:color w:val="333333"/>
              <w:kern w:val="0"/>
              <w:sz w:val="21"/>
              <w:szCs w:val="21"/>
              <w14:ligatures w14:val="none"/>
            </w:rPr>
          </w:rPrChange>
        </w:rPr>
      </w:pPr>
      <w:commentRangeStart w:id="91"/>
      <w:commentRangeStart w:id="92"/>
      <w:commentRangeStart w:id="93"/>
      <w:r w:rsidRPr="001B0DEC">
        <w:rPr>
          <w:rFonts w:ascii="Helvetica Neue" w:eastAsia="Times New Roman" w:hAnsi="Helvetica Neue" w:cs="Times New Roman"/>
          <w:color w:val="333333"/>
          <w:kern w:val="0"/>
          <w:sz w:val="21"/>
          <w:szCs w:val="21"/>
          <w14:ligatures w14:val="none"/>
        </w:rPr>
        <w:t>Compared to other packages </w:t>
      </w:r>
      <w:r w:rsidRPr="001B0DEC">
        <w:fldChar w:fldCharType="begin"/>
      </w:r>
      <w:r w:rsidRPr="001B0DEC">
        <w:instrText>HYPERLINK \l "fn3"</w:instrText>
      </w:r>
      <w:r w:rsidRPr="001B0DEC">
        <w:rPr>
          <w:rPrChange w:id="94" w:author="Kyungeun Jeon" w:date="2025-09-05T15:38:00Z" w16du:dateUtc="2025-09-05T19:38:00Z">
            <w:rPr>
              <w:strike/>
            </w:rPr>
          </w:rPrChange>
        </w:rPr>
      </w:r>
      <w:r w:rsidRPr="001B0DEC">
        <w:fldChar w:fldCharType="separate"/>
      </w:r>
      <w:r w:rsidRPr="001B0DEC">
        <w:rPr>
          <w:rFonts w:ascii="Helvetica Neue" w:eastAsia="Times New Roman" w:hAnsi="Helvetica Neue" w:cs="Times New Roman"/>
          <w:color w:val="337AB7"/>
          <w:kern w:val="0"/>
          <w:sz w:val="16"/>
          <w:szCs w:val="16"/>
          <w:u w:val="single"/>
          <w:vertAlign w:val="superscript"/>
          <w14:ligatures w14:val="none"/>
        </w:rPr>
        <w:t>3</w:t>
      </w:r>
      <w:r w:rsidRPr="001B0DEC">
        <w:fldChar w:fldCharType="end"/>
      </w:r>
      <w:r w:rsidRPr="001B0DEC">
        <w:rPr>
          <w:rFonts w:ascii="Helvetica Neue" w:eastAsia="Times New Roman" w:hAnsi="Helvetica Neue" w:cs="Times New Roman"/>
          <w:color w:val="333333"/>
          <w:kern w:val="0"/>
          <w:sz w:val="21"/>
          <w:szCs w:val="21"/>
          <w14:ligatures w14:val="none"/>
        </w:rPr>
        <w:t> </w:t>
      </w:r>
      <w:r w:rsidRPr="001B0DEC">
        <w:fldChar w:fldCharType="begin"/>
      </w:r>
      <w:r w:rsidRPr="001B0DEC">
        <w:instrText>HYPERLINK \l "fn4"</w:instrText>
      </w:r>
      <w:r w:rsidRPr="001B0DEC">
        <w:rPr>
          <w:rPrChange w:id="95" w:author="Kyungeun Jeon" w:date="2025-09-05T15:38:00Z" w16du:dateUtc="2025-09-05T19:38:00Z">
            <w:rPr>
              <w:strike/>
            </w:rPr>
          </w:rPrChange>
        </w:rPr>
      </w:r>
      <w:r w:rsidRPr="001B0DEC">
        <w:fldChar w:fldCharType="separate"/>
      </w:r>
      <w:r w:rsidRPr="001B0DEC">
        <w:rPr>
          <w:rFonts w:ascii="Helvetica Neue" w:eastAsia="Times New Roman" w:hAnsi="Helvetica Neue" w:cs="Times New Roman"/>
          <w:color w:val="337AB7"/>
          <w:kern w:val="0"/>
          <w:sz w:val="16"/>
          <w:szCs w:val="16"/>
          <w:u w:val="single"/>
          <w:vertAlign w:val="superscript"/>
          <w14:ligatures w14:val="none"/>
        </w:rPr>
        <w:t>4</w:t>
      </w:r>
      <w:r w:rsidRPr="001B0DEC">
        <w:fldChar w:fldCharType="end"/>
      </w:r>
      <w:r w:rsidRPr="001B0DEC">
        <w:rPr>
          <w:rFonts w:ascii="Helvetica Neue" w:eastAsia="Times New Roman" w:hAnsi="Helvetica Neue" w:cs="Times New Roman"/>
          <w:color w:val="333333"/>
          <w:kern w:val="0"/>
          <w:sz w:val="21"/>
          <w:szCs w:val="21"/>
          <w14:ligatures w14:val="none"/>
        </w:rPr>
        <w:t> </w:t>
      </w:r>
      <w:r w:rsidRPr="001B0DEC">
        <w:fldChar w:fldCharType="begin"/>
      </w:r>
      <w:r w:rsidRPr="001B0DEC">
        <w:instrText>HYPERLINK \l "fn5"</w:instrText>
      </w:r>
      <w:r w:rsidRPr="001B0DEC">
        <w:rPr>
          <w:rPrChange w:id="96" w:author="Kyungeun Jeon" w:date="2025-09-05T15:38:00Z" w16du:dateUtc="2025-09-05T19:38:00Z">
            <w:rPr>
              <w:strike/>
            </w:rPr>
          </w:rPrChange>
        </w:rPr>
      </w:r>
      <w:r w:rsidRPr="001B0DEC">
        <w:fldChar w:fldCharType="separate"/>
      </w:r>
      <w:r w:rsidRPr="001B0DEC">
        <w:rPr>
          <w:rFonts w:ascii="Helvetica Neue" w:eastAsia="Times New Roman" w:hAnsi="Helvetica Neue" w:cs="Times New Roman"/>
          <w:color w:val="337AB7"/>
          <w:kern w:val="0"/>
          <w:sz w:val="16"/>
          <w:szCs w:val="16"/>
          <w:u w:val="single"/>
          <w:vertAlign w:val="superscript"/>
          <w14:ligatures w14:val="none"/>
        </w:rPr>
        <w:t>5</w:t>
      </w:r>
      <w:r w:rsidRPr="001B0DEC">
        <w:fldChar w:fldCharType="end"/>
      </w:r>
      <w:r w:rsidRPr="001B0DEC">
        <w:rPr>
          <w:rFonts w:ascii="Helvetica Neue" w:eastAsia="Times New Roman" w:hAnsi="Helvetica Neue" w:cs="Times New Roman"/>
          <w:color w:val="333333"/>
          <w:kern w:val="0"/>
          <w:sz w:val="21"/>
          <w:szCs w:val="21"/>
          <w14:ligatures w14:val="none"/>
        </w:rPr>
        <w:t xml:space="preserve"> that </w:t>
      </w:r>
      <w:del w:id="97" w:author="Daniel Obeng" w:date="2025-07-31T13:15:00Z">
        <w:r w:rsidRPr="001B0DEC" w:rsidDel="00E16258">
          <w:rPr>
            <w:rFonts w:ascii="Helvetica Neue" w:eastAsia="Times New Roman" w:hAnsi="Helvetica Neue" w:cs="Times New Roman"/>
            <w:color w:val="333333"/>
            <w:kern w:val="0"/>
            <w:sz w:val="21"/>
            <w:szCs w:val="21"/>
            <w14:ligatures w14:val="none"/>
          </w:rPr>
          <w:delText xml:space="preserve">more </w:delText>
        </w:r>
      </w:del>
      <w:del w:id="98" w:author="Kyungeun Jeon" w:date="2025-09-05T15:53:00Z" w16du:dateUtc="2025-09-05T19:53:00Z">
        <w:r w:rsidRPr="001B0DEC" w:rsidDel="00A64E20">
          <w:rPr>
            <w:rFonts w:ascii="Helvetica Neue" w:eastAsia="Times New Roman" w:hAnsi="Helvetica Neue" w:cs="Times New Roman"/>
            <w:color w:val="333333"/>
            <w:kern w:val="0"/>
            <w:sz w:val="21"/>
            <w:szCs w:val="21"/>
            <w14:ligatures w14:val="none"/>
          </w:rPr>
          <w:delText xml:space="preserve">focus </w:delText>
        </w:r>
      </w:del>
      <w:r w:rsidRPr="001B0DEC">
        <w:rPr>
          <w:rFonts w:ascii="Helvetica Neue" w:eastAsia="Times New Roman" w:hAnsi="Helvetica Neue" w:cs="Times New Roman"/>
          <w:color w:val="333333"/>
          <w:kern w:val="0"/>
          <w:sz w:val="21"/>
          <w:szCs w:val="21"/>
          <w14:ligatures w14:val="none"/>
        </w:rPr>
        <w:t>primarily</w:t>
      </w:r>
      <w:ins w:id="99" w:author="Kyungeun Jeon" w:date="2025-09-05T15:53:00Z" w16du:dateUtc="2025-09-05T19:53:00Z">
        <w:r w:rsidR="00A64E20">
          <w:rPr>
            <w:rFonts w:ascii="Helvetica Neue" w:eastAsia="Times New Roman" w:hAnsi="Helvetica Neue" w:cs="Times New Roman"/>
            <w:color w:val="333333"/>
            <w:kern w:val="0"/>
            <w:sz w:val="21"/>
            <w:szCs w:val="21"/>
            <w14:ligatures w14:val="none"/>
          </w:rPr>
          <w:t xml:space="preserve"> focus</w:t>
        </w:r>
      </w:ins>
      <w:r w:rsidRPr="001B0DEC">
        <w:rPr>
          <w:rFonts w:ascii="Helvetica Neue" w:eastAsia="Times New Roman" w:hAnsi="Helvetica Neue" w:cs="Times New Roman"/>
          <w:color w:val="333333"/>
          <w:kern w:val="0"/>
          <w:sz w:val="21"/>
          <w:szCs w:val="21"/>
          <w14:ligatures w14:val="none"/>
        </w:rPr>
        <w:t xml:space="preserve"> on </w:t>
      </w:r>
      <w:ins w:id="100" w:author="Kyungeun Jeon" w:date="2025-09-05T15:53:00Z" w16du:dateUtc="2025-09-05T19:53:00Z">
        <w:r w:rsidR="00A64E20">
          <w:rPr>
            <w:rFonts w:ascii="Helvetica Neue" w:eastAsia="Times New Roman" w:hAnsi="Helvetica Neue" w:cs="Times New Roman"/>
            <w:color w:val="333333"/>
            <w:kern w:val="0"/>
            <w:sz w:val="21"/>
            <w:szCs w:val="21"/>
            <w14:ligatures w14:val="none"/>
          </w:rPr>
          <w:t xml:space="preserve">aggregate-data </w:t>
        </w:r>
      </w:ins>
      <w:r w:rsidRPr="001B0DEC">
        <w:rPr>
          <w:rFonts w:ascii="Helvetica Neue" w:eastAsia="Times New Roman" w:hAnsi="Helvetica Neue" w:cs="Times New Roman"/>
          <w:color w:val="333333"/>
          <w:kern w:val="0"/>
          <w:sz w:val="21"/>
          <w:szCs w:val="21"/>
          <w14:ligatures w14:val="none"/>
        </w:rPr>
        <w:t>meta-analysis, </w:t>
      </w:r>
      <w:r w:rsidRPr="001B0DEC">
        <w:rPr>
          <w:rFonts w:ascii="Courier New" w:eastAsia="Times New Roman" w:hAnsi="Courier New" w:cs="Courier New"/>
          <w:color w:val="333333"/>
          <w:kern w:val="0"/>
          <w:sz w:val="19"/>
          <w:szCs w:val="19"/>
          <w14:ligatures w14:val="none"/>
        </w:rPr>
        <w:t>multicate</w:t>
      </w:r>
      <w:r w:rsidRPr="001B0DEC">
        <w:rPr>
          <w:rFonts w:ascii="Helvetica Neue" w:eastAsia="Times New Roman" w:hAnsi="Helvetica Neue" w:cs="Times New Roman"/>
          <w:color w:val="333333"/>
          <w:kern w:val="0"/>
          <w:sz w:val="21"/>
          <w:szCs w:val="21"/>
          <w14:ligatures w14:val="none"/>
        </w:rPr>
        <w:t xml:space="preserve"> is </w:t>
      </w:r>
      <w:ins w:id="101" w:author="Kyungeun Jeon" w:date="2025-09-05T15:53:00Z" w16du:dateUtc="2025-09-05T19:53:00Z">
        <w:r w:rsidR="00A64E20">
          <w:rPr>
            <w:rFonts w:ascii="Helvetica Neue" w:eastAsia="Times New Roman" w:hAnsi="Helvetica Neue" w:cs="Times New Roman"/>
            <w:color w:val="333333"/>
            <w:kern w:val="0"/>
            <w:sz w:val="21"/>
            <w:szCs w:val="21"/>
            <w14:ligatures w14:val="none"/>
          </w:rPr>
          <w:t xml:space="preserve">purpose-built for </w:t>
        </w:r>
      </w:ins>
      <w:del w:id="102" w:author="Kyungeun Jeon" w:date="2025-09-05T15:53:00Z" w16du:dateUtc="2025-09-05T19:53:00Z">
        <w:r w:rsidRPr="001B0DEC" w:rsidDel="00A64E20">
          <w:rPr>
            <w:rFonts w:ascii="Helvetica Neue" w:eastAsia="Times New Roman" w:hAnsi="Helvetica Neue" w:cs="Times New Roman"/>
            <w:color w:val="333333"/>
            <w:kern w:val="0"/>
            <w:sz w:val="21"/>
            <w:szCs w:val="21"/>
            <w14:ligatures w14:val="none"/>
          </w:rPr>
          <w:delText>unique in that it is specially designed to estimate the</w:delText>
        </w:r>
      </w:del>
      <w:ins w:id="103" w:author="Kyungeun Jeon" w:date="2025-09-05T15:53:00Z" w16du:dateUtc="2025-09-05T19:53:00Z">
        <w:r w:rsidR="00A64E20">
          <w:rPr>
            <w:rFonts w:ascii="Helvetica Neue" w:eastAsia="Times New Roman" w:hAnsi="Helvetica Neue" w:cs="Times New Roman"/>
            <w:color w:val="333333"/>
            <w:kern w:val="0"/>
            <w:sz w:val="21"/>
            <w:szCs w:val="21"/>
            <w14:ligatures w14:val="none"/>
          </w:rPr>
          <w:t>individual-level</w:t>
        </w:r>
      </w:ins>
      <w:r w:rsidRPr="001B0DEC">
        <w:rPr>
          <w:rFonts w:ascii="Helvetica Neue" w:eastAsia="Times New Roman" w:hAnsi="Helvetica Neue" w:cs="Times New Roman"/>
          <w:color w:val="333333"/>
          <w:kern w:val="0"/>
          <w:sz w:val="21"/>
          <w:szCs w:val="21"/>
          <w14:ligatures w14:val="none"/>
        </w:rPr>
        <w:t xml:space="preserve"> CATE </w:t>
      </w:r>
      <w:ins w:id="104" w:author="Kyungeun Jeon" w:date="2025-09-05T15:53:00Z" w16du:dateUtc="2025-09-05T19:53:00Z">
        <w:r w:rsidR="00A64E20">
          <w:rPr>
            <w:rFonts w:ascii="Helvetica Neue" w:eastAsia="Times New Roman" w:hAnsi="Helvetica Neue" w:cs="Times New Roman"/>
            <w:color w:val="333333"/>
            <w:kern w:val="0"/>
            <w:sz w:val="21"/>
            <w:szCs w:val="21"/>
            <w14:ligatures w14:val="none"/>
          </w:rPr>
          <w:t xml:space="preserve">from </w:t>
        </w:r>
      </w:ins>
      <w:del w:id="105" w:author="Kyungeun Jeon" w:date="2025-09-05T15:53:00Z" w16du:dateUtc="2025-09-05T19:53:00Z">
        <w:r w:rsidRPr="001B0DEC" w:rsidDel="00A64E20">
          <w:rPr>
            <w:rFonts w:ascii="Helvetica Neue" w:eastAsia="Times New Roman" w:hAnsi="Helvetica Neue" w:cs="Times New Roman"/>
            <w:color w:val="333333"/>
            <w:kern w:val="0"/>
            <w:sz w:val="21"/>
            <w:szCs w:val="21"/>
            <w14:ligatures w14:val="none"/>
          </w:rPr>
          <w:delText xml:space="preserve">by combining </w:delText>
        </w:r>
      </w:del>
      <w:r w:rsidRPr="001B0DEC">
        <w:rPr>
          <w:rFonts w:ascii="Helvetica Neue" w:eastAsia="Times New Roman" w:hAnsi="Helvetica Neue" w:cs="Times New Roman"/>
          <w:color w:val="333333"/>
          <w:kern w:val="0"/>
          <w:sz w:val="21"/>
          <w:szCs w:val="21"/>
          <w14:ligatures w14:val="none"/>
        </w:rPr>
        <w:t>multiple studies and predict</w:t>
      </w:r>
      <w:ins w:id="106" w:author="Kyungeun Jeon" w:date="2025-09-05T15:53:00Z" w16du:dateUtc="2025-09-05T19:53:00Z">
        <w:r w:rsidR="00A64E20">
          <w:rPr>
            <w:rFonts w:ascii="Helvetica Neue" w:eastAsia="Times New Roman" w:hAnsi="Helvetica Neue" w:cs="Times New Roman"/>
            <w:color w:val="333333"/>
            <w:kern w:val="0"/>
            <w:sz w:val="21"/>
            <w:szCs w:val="21"/>
            <w14:ligatures w14:val="none"/>
          </w:rPr>
          <w:t>ing</w:t>
        </w:r>
      </w:ins>
      <w:r w:rsidRPr="001B0DEC">
        <w:rPr>
          <w:rFonts w:ascii="Helvetica Neue" w:eastAsia="Times New Roman" w:hAnsi="Helvetica Neue" w:cs="Times New Roman"/>
          <w:color w:val="333333"/>
          <w:kern w:val="0"/>
          <w:sz w:val="21"/>
          <w:szCs w:val="21"/>
          <w14:ligatures w14:val="none"/>
        </w:rPr>
        <w:t xml:space="preserve"> CATE</w:t>
      </w:r>
      <w:del w:id="107" w:author="Kyungeun Jeon" w:date="2025-09-05T15:53:00Z" w16du:dateUtc="2025-09-05T19:53:00Z">
        <w:r w:rsidRPr="001B0DEC" w:rsidDel="00A64E20">
          <w:rPr>
            <w:rFonts w:ascii="Helvetica Neue" w:eastAsia="Times New Roman" w:hAnsi="Helvetica Neue" w:cs="Times New Roman"/>
            <w:color w:val="333333"/>
            <w:kern w:val="0"/>
            <w:sz w:val="21"/>
            <w:szCs w:val="21"/>
            <w14:ligatures w14:val="none"/>
          </w:rPr>
          <w:delText>s</w:delText>
        </w:r>
      </w:del>
      <w:r w:rsidRPr="001B0DEC">
        <w:rPr>
          <w:rFonts w:ascii="Helvetica Neue" w:eastAsia="Times New Roman" w:hAnsi="Helvetica Neue" w:cs="Times New Roman"/>
          <w:color w:val="333333"/>
          <w:kern w:val="0"/>
          <w:sz w:val="21"/>
          <w:szCs w:val="21"/>
          <w14:ligatures w14:val="none"/>
        </w:rPr>
        <w:t xml:space="preserve"> in a target population</w:t>
      </w:r>
      <w:del w:id="108" w:author="Kyungeun Jeon" w:date="2025-09-05T15:53:00Z" w16du:dateUtc="2025-09-05T19:53:00Z">
        <w:r w:rsidRPr="001B0DEC" w:rsidDel="00A64E20">
          <w:rPr>
            <w:rFonts w:ascii="Helvetica Neue" w:eastAsia="Times New Roman" w:hAnsi="Helvetica Neue" w:cs="Times New Roman"/>
            <w:color w:val="333333"/>
            <w:kern w:val="0"/>
            <w:sz w:val="21"/>
            <w:szCs w:val="21"/>
            <w14:ligatures w14:val="none"/>
          </w:rPr>
          <w:delText xml:space="preserve"> of interest</w:delText>
        </w:r>
      </w:del>
      <w:r w:rsidRPr="001B0DEC">
        <w:rPr>
          <w:rFonts w:ascii="Helvetica Neue" w:eastAsia="Times New Roman" w:hAnsi="Helvetica Neue" w:cs="Times New Roman"/>
          <w:color w:val="333333"/>
          <w:kern w:val="0"/>
          <w:sz w:val="21"/>
          <w:szCs w:val="21"/>
          <w14:ligatures w14:val="none"/>
        </w:rPr>
        <w:t>.</w:t>
      </w:r>
      <w:ins w:id="109" w:author="Kyungeun Jeon" w:date="2025-09-05T15:54:00Z" w16du:dateUtc="2025-09-05T19:54:00Z">
        <w:r w:rsidR="00A64E20">
          <w:rPr>
            <w:rFonts w:ascii="Helvetica Neue" w:eastAsia="Times New Roman" w:hAnsi="Helvetica Neue" w:cs="Times New Roman"/>
            <w:color w:val="333333"/>
            <w:kern w:val="0"/>
            <w:sz w:val="21"/>
            <w:szCs w:val="21"/>
            <w14:ligatures w14:val="none"/>
          </w:rPr>
          <w:t xml:space="preserve"> </w:t>
        </w:r>
        <w:r w:rsidR="00A64E20" w:rsidRPr="00A64E20">
          <w:rPr>
            <w:rFonts w:ascii="Helvetica Neue" w:eastAsia="Times New Roman" w:hAnsi="Helvetica Neue" w:cs="Times New Roman"/>
            <w:color w:val="333333"/>
            <w:kern w:val="0"/>
            <w:sz w:val="21"/>
            <w:szCs w:val="21"/>
            <w14:ligatures w14:val="none"/>
          </w:rPr>
          <w:t xml:space="preserve">With a single package, you can estimate patient-level CATEs from </w:t>
        </w:r>
        <w:r w:rsidR="00A64E20" w:rsidRPr="00A64E20">
          <w:rPr>
            <w:rFonts w:ascii="Helvetica Neue" w:eastAsia="Times New Roman" w:hAnsi="Helvetica Neue" w:cs="Times New Roman"/>
            <w:color w:val="333333"/>
            <w:kern w:val="0"/>
            <w:sz w:val="21"/>
            <w:szCs w:val="21"/>
            <w14:ligatures w14:val="none"/>
          </w:rPr>
          <w:lastRenderedPageBreak/>
          <w:t>pooled RCTs and obtain target-population predictions, streamlining multi-trial exploratory analyses. See the table below for how `multicate` differs from other existing packages.</w:t>
        </w:r>
      </w:ins>
      <w:r w:rsidRPr="00586ECE">
        <w:rPr>
          <w:rFonts w:ascii="Helvetica Neue" w:eastAsia="Times New Roman" w:hAnsi="Helvetica Neue" w:cs="Times New Roman"/>
          <w:strike/>
          <w:color w:val="333333"/>
          <w:kern w:val="0"/>
          <w:sz w:val="21"/>
          <w:szCs w:val="21"/>
          <w14:ligatures w14:val="none"/>
          <w:rPrChange w:id="110" w:author="Kyungeun Jeon" w:date="2025-09-04T15:22:00Z" w16du:dateUtc="2025-09-04T19:22:00Z">
            <w:rPr>
              <w:rFonts w:ascii="Helvetica Neue" w:eastAsia="Times New Roman" w:hAnsi="Helvetica Neue" w:cs="Times New Roman"/>
              <w:color w:val="333333"/>
              <w:kern w:val="0"/>
              <w:sz w:val="21"/>
              <w:szCs w:val="21"/>
              <w14:ligatures w14:val="none"/>
            </w:rPr>
          </w:rPrChange>
        </w:rPr>
        <w:t xml:space="preserve"> </w:t>
      </w:r>
      <w:commentRangeEnd w:id="91"/>
      <w:r w:rsidR="00E16258" w:rsidRPr="00586ECE">
        <w:rPr>
          <w:rStyle w:val="CommentReference"/>
          <w:strike/>
          <w:rPrChange w:id="111" w:author="Kyungeun Jeon" w:date="2025-09-04T15:22:00Z" w16du:dateUtc="2025-09-04T19:22:00Z">
            <w:rPr>
              <w:rStyle w:val="CommentReference"/>
            </w:rPr>
          </w:rPrChange>
        </w:rPr>
        <w:commentReference w:id="91"/>
      </w:r>
      <w:commentRangeEnd w:id="92"/>
      <w:r w:rsidR="00AE2C00" w:rsidRPr="00586ECE">
        <w:rPr>
          <w:rStyle w:val="CommentReference"/>
          <w:strike/>
          <w:rPrChange w:id="112" w:author="Kyungeun Jeon" w:date="2025-09-04T15:22:00Z" w16du:dateUtc="2025-09-04T19:22:00Z">
            <w:rPr>
              <w:rStyle w:val="CommentReference"/>
            </w:rPr>
          </w:rPrChange>
        </w:rPr>
        <w:commentReference w:id="92"/>
      </w:r>
      <w:commentRangeEnd w:id="93"/>
      <w:r w:rsidR="00586ECE" w:rsidRPr="00586ECE">
        <w:rPr>
          <w:rStyle w:val="CommentReference"/>
          <w:strike/>
          <w:rPrChange w:id="113" w:author="Kyungeun Jeon" w:date="2025-09-04T15:22:00Z" w16du:dateUtc="2025-09-04T19:22:00Z">
            <w:rPr>
              <w:rStyle w:val="CommentReference"/>
            </w:rPr>
          </w:rPrChange>
        </w:rPr>
        <w:commentReference w:id="93"/>
      </w:r>
      <w:r w:rsidRPr="00586ECE">
        <w:rPr>
          <w:rFonts w:ascii="Helvetica Neue" w:eastAsia="Times New Roman" w:hAnsi="Helvetica Neue" w:cs="Times New Roman"/>
          <w:strike/>
          <w:color w:val="333333"/>
          <w:kern w:val="0"/>
          <w:sz w:val="21"/>
          <w:szCs w:val="21"/>
          <w14:ligatures w14:val="none"/>
          <w:rPrChange w:id="114" w:author="Kyungeun Jeon" w:date="2025-09-04T15:22:00Z" w16du:dateUtc="2025-09-04T19:22:00Z">
            <w:rPr>
              <w:rFonts w:ascii="Helvetica Neue" w:eastAsia="Times New Roman" w:hAnsi="Helvetica Neue" w:cs="Times New Roman"/>
              <w:color w:val="333333"/>
              <w:kern w:val="0"/>
              <w:sz w:val="21"/>
              <w:szCs w:val="21"/>
              <w14:ligatures w14:val="none"/>
            </w:rPr>
          </w:rPrChange>
        </w:rPr>
        <w:t xml:space="preserve">The aim of this package is to make informed decisions on which treatment may be preferable for a </w:t>
      </w:r>
      <w:proofErr w:type="gramStart"/>
      <w:r w:rsidRPr="00586ECE">
        <w:rPr>
          <w:rFonts w:ascii="Helvetica Neue" w:eastAsia="Times New Roman" w:hAnsi="Helvetica Neue" w:cs="Times New Roman"/>
          <w:strike/>
          <w:color w:val="333333"/>
          <w:kern w:val="0"/>
          <w:sz w:val="21"/>
          <w:szCs w:val="21"/>
          <w14:ligatures w14:val="none"/>
          <w:rPrChange w:id="115" w:author="Kyungeun Jeon" w:date="2025-09-04T15:22:00Z" w16du:dateUtc="2025-09-04T19:22:00Z">
            <w:rPr>
              <w:rFonts w:ascii="Helvetica Neue" w:eastAsia="Times New Roman" w:hAnsi="Helvetica Neue" w:cs="Times New Roman"/>
              <w:color w:val="333333"/>
              <w:kern w:val="0"/>
              <w:sz w:val="21"/>
              <w:szCs w:val="21"/>
              <w14:ligatures w14:val="none"/>
            </w:rPr>
          </w:rPrChange>
        </w:rPr>
        <w:t>set covariate profiles</w:t>
      </w:r>
      <w:proofErr w:type="gramEnd"/>
      <w:r w:rsidRPr="00586ECE">
        <w:rPr>
          <w:rFonts w:ascii="Helvetica Neue" w:eastAsia="Times New Roman" w:hAnsi="Helvetica Neue" w:cs="Times New Roman"/>
          <w:strike/>
          <w:color w:val="333333"/>
          <w:kern w:val="0"/>
          <w:sz w:val="21"/>
          <w:szCs w:val="21"/>
          <w14:ligatures w14:val="none"/>
          <w:rPrChange w:id="116" w:author="Kyungeun Jeon" w:date="2025-09-04T15:22:00Z" w16du:dateUtc="2025-09-04T19:22:00Z">
            <w:rPr>
              <w:rFonts w:ascii="Helvetica Neue" w:eastAsia="Times New Roman" w:hAnsi="Helvetica Neue" w:cs="Times New Roman"/>
              <w:color w:val="333333"/>
              <w:kern w:val="0"/>
              <w:sz w:val="21"/>
              <w:szCs w:val="21"/>
              <w14:ligatures w14:val="none"/>
            </w:rPr>
          </w:rPrChange>
        </w:rPr>
        <w:t xml:space="preserve"> – profiles of patients defined based on their characteristics. </w:t>
      </w:r>
      <w:commentRangeStart w:id="117"/>
      <w:commentRangeStart w:id="118"/>
      <w:r w:rsidRPr="00586ECE">
        <w:rPr>
          <w:rFonts w:ascii="Helvetica Neue" w:eastAsia="Times New Roman" w:hAnsi="Helvetica Neue" w:cs="Times New Roman"/>
          <w:strike/>
          <w:color w:val="333333"/>
          <w:kern w:val="0"/>
          <w:sz w:val="21"/>
          <w:szCs w:val="21"/>
          <w14:ligatures w14:val="none"/>
          <w:rPrChange w:id="119" w:author="Kyungeun Jeon" w:date="2025-09-04T15:22:00Z" w16du:dateUtc="2025-09-04T19:22:00Z">
            <w:rPr>
              <w:rFonts w:ascii="Helvetica Neue" w:eastAsia="Times New Roman" w:hAnsi="Helvetica Neue" w:cs="Times New Roman"/>
              <w:color w:val="333333"/>
              <w:kern w:val="0"/>
              <w:sz w:val="21"/>
              <w:szCs w:val="21"/>
              <w14:ligatures w14:val="none"/>
            </w:rPr>
          </w:rPrChange>
        </w:rPr>
        <w:t>To our knowledge, no other R package currently supports both estimation and prediction of CATEs specifically when combining studies with machine learning methods</w:t>
      </w:r>
      <w:commentRangeEnd w:id="117"/>
      <w:r w:rsidR="00E16258" w:rsidRPr="00586ECE">
        <w:rPr>
          <w:rStyle w:val="CommentReference"/>
          <w:strike/>
          <w:rPrChange w:id="120" w:author="Kyungeun Jeon" w:date="2025-09-04T15:22:00Z" w16du:dateUtc="2025-09-04T19:22:00Z">
            <w:rPr>
              <w:rStyle w:val="CommentReference"/>
            </w:rPr>
          </w:rPrChange>
        </w:rPr>
        <w:commentReference w:id="117"/>
      </w:r>
      <w:commentRangeEnd w:id="118"/>
      <w:r w:rsidR="00BC2178">
        <w:rPr>
          <w:rStyle w:val="CommentReference"/>
        </w:rPr>
        <w:commentReference w:id="118"/>
      </w:r>
      <w:r w:rsidRPr="00586ECE">
        <w:rPr>
          <w:rFonts w:ascii="Helvetica Neue" w:eastAsia="Times New Roman" w:hAnsi="Helvetica Neue" w:cs="Times New Roman"/>
          <w:strike/>
          <w:color w:val="333333"/>
          <w:kern w:val="0"/>
          <w:sz w:val="21"/>
          <w:szCs w:val="21"/>
          <w14:ligatures w14:val="none"/>
          <w:rPrChange w:id="121" w:author="Kyungeun Jeon" w:date="2025-09-04T15:22:00Z" w16du:dateUtc="2025-09-04T19:22:00Z">
            <w:rPr>
              <w:rFonts w:ascii="Helvetica Neue" w:eastAsia="Times New Roman" w:hAnsi="Helvetica Neue" w:cs="Times New Roman"/>
              <w:color w:val="333333"/>
              <w:kern w:val="0"/>
              <w:sz w:val="21"/>
              <w:szCs w:val="21"/>
              <w14:ligatures w14:val="none"/>
            </w:rPr>
          </w:rPrChange>
        </w:rPr>
        <w:t xml:space="preserve">. A more detailed explanation of the methods, their contributions and limitations </w:t>
      </w:r>
      <w:proofErr w:type="gramStart"/>
      <w:r w:rsidRPr="00586ECE">
        <w:rPr>
          <w:rFonts w:ascii="Helvetica Neue" w:eastAsia="Times New Roman" w:hAnsi="Helvetica Neue" w:cs="Times New Roman"/>
          <w:strike/>
          <w:color w:val="333333"/>
          <w:kern w:val="0"/>
          <w:sz w:val="21"/>
          <w:szCs w:val="21"/>
          <w14:ligatures w14:val="none"/>
          <w:rPrChange w:id="122" w:author="Kyungeun Jeon" w:date="2025-09-04T15:22:00Z" w16du:dateUtc="2025-09-04T19:22:00Z">
            <w:rPr>
              <w:rFonts w:ascii="Helvetica Neue" w:eastAsia="Times New Roman" w:hAnsi="Helvetica Neue" w:cs="Times New Roman"/>
              <w:color w:val="333333"/>
              <w:kern w:val="0"/>
              <w:sz w:val="21"/>
              <w:szCs w:val="21"/>
              <w14:ligatures w14:val="none"/>
            </w:rPr>
          </w:rPrChange>
        </w:rPr>
        <w:t>is</w:t>
      </w:r>
      <w:proofErr w:type="gramEnd"/>
      <w:r w:rsidRPr="00586ECE">
        <w:rPr>
          <w:rFonts w:ascii="Helvetica Neue" w:eastAsia="Times New Roman" w:hAnsi="Helvetica Neue" w:cs="Times New Roman"/>
          <w:strike/>
          <w:color w:val="333333"/>
          <w:kern w:val="0"/>
          <w:sz w:val="21"/>
          <w:szCs w:val="21"/>
          <w14:ligatures w14:val="none"/>
          <w:rPrChange w:id="123" w:author="Kyungeun Jeon" w:date="2025-09-04T15:22:00Z" w16du:dateUtc="2025-09-04T19:22:00Z">
            <w:rPr>
              <w:rFonts w:ascii="Helvetica Neue" w:eastAsia="Times New Roman" w:hAnsi="Helvetica Neue" w:cs="Times New Roman"/>
              <w:color w:val="333333"/>
              <w:kern w:val="0"/>
              <w:sz w:val="21"/>
              <w:szCs w:val="21"/>
              <w14:ligatures w14:val="none"/>
            </w:rPr>
          </w:rPrChange>
        </w:rPr>
        <w:t xml:space="preserve"> provided in Brantner et al. (2024).</w:t>
      </w:r>
      <w:r w:rsidRPr="00586ECE">
        <w:rPr>
          <w:strike/>
          <w:rPrChange w:id="124" w:author="Kyungeun Jeon" w:date="2025-09-04T15:22:00Z" w16du:dateUtc="2025-09-04T19:22:00Z">
            <w:rPr/>
          </w:rPrChange>
        </w:rPr>
        <w:fldChar w:fldCharType="begin"/>
      </w:r>
      <w:r w:rsidRPr="00586ECE">
        <w:rPr>
          <w:strike/>
          <w:rPrChange w:id="125" w:author="Kyungeun Jeon" w:date="2025-09-04T15:22:00Z" w16du:dateUtc="2025-09-04T19:22:00Z">
            <w:rPr/>
          </w:rPrChange>
        </w:rPr>
        <w:instrText>HYPERLINK \l "fn6"</w:instrText>
      </w:r>
      <w:r w:rsidRPr="0032665A">
        <w:rPr>
          <w:strike/>
        </w:rPr>
      </w:r>
      <w:r w:rsidRPr="00586ECE">
        <w:rPr>
          <w:strike/>
          <w:rPrChange w:id="126" w:author="Kyungeun Jeon" w:date="2025-09-04T15:22:00Z" w16du:dateUtc="2025-09-04T19:22:00Z">
            <w:rPr/>
          </w:rPrChange>
        </w:rPr>
        <w:fldChar w:fldCharType="separate"/>
      </w:r>
      <w:r w:rsidRPr="00586ECE">
        <w:rPr>
          <w:rFonts w:ascii="Helvetica Neue" w:eastAsia="Times New Roman" w:hAnsi="Helvetica Neue" w:cs="Times New Roman"/>
          <w:strike/>
          <w:color w:val="337AB7"/>
          <w:kern w:val="0"/>
          <w:sz w:val="16"/>
          <w:szCs w:val="16"/>
          <w:u w:val="single"/>
          <w:vertAlign w:val="superscript"/>
          <w14:ligatures w14:val="none"/>
          <w:rPrChange w:id="127" w:author="Kyungeun Jeon" w:date="2025-09-04T15:22:00Z" w16du:dateUtc="2025-09-04T19:22:00Z">
            <w:rPr>
              <w:rFonts w:ascii="Helvetica Neue" w:eastAsia="Times New Roman" w:hAnsi="Helvetica Neue" w:cs="Times New Roman"/>
              <w:color w:val="337AB7"/>
              <w:kern w:val="0"/>
              <w:sz w:val="16"/>
              <w:szCs w:val="16"/>
              <w:u w:val="single"/>
              <w:vertAlign w:val="superscript"/>
              <w14:ligatures w14:val="none"/>
            </w:rPr>
          </w:rPrChange>
        </w:rPr>
        <w:t>6</w:t>
      </w:r>
      <w:r w:rsidRPr="00586ECE">
        <w:rPr>
          <w:strike/>
          <w:rPrChange w:id="128" w:author="Kyungeun Jeon" w:date="2025-09-04T15:22:00Z" w16du:dateUtc="2025-09-04T19:22:00Z">
            <w:rPr/>
          </w:rPrChange>
        </w:rPr>
        <w:fldChar w:fldCharType="end"/>
      </w:r>
    </w:p>
    <w:p w14:paraId="1184C8A9" w14:textId="6829F681" w:rsidR="00C76209" w:rsidRPr="00586ECE" w:rsidRDefault="006C6B5A" w:rsidP="00C76209">
      <w:pPr>
        <w:shd w:val="clear" w:color="auto" w:fill="FFFFFF"/>
        <w:spacing w:after="0" w:line="240" w:lineRule="auto"/>
        <w:rPr>
          <w:rFonts w:ascii="Helvetica Neue" w:eastAsia="Times New Roman" w:hAnsi="Helvetica Neue" w:cs="Times New Roman"/>
          <w:strike/>
          <w:color w:val="333333"/>
          <w:kern w:val="0"/>
          <w:sz w:val="21"/>
          <w:szCs w:val="21"/>
          <w14:ligatures w14:val="none"/>
          <w:rPrChange w:id="129" w:author="Kyungeun Jeon" w:date="2025-09-04T15:22:00Z" w16du:dateUtc="2025-09-04T19:22:00Z">
            <w:rPr>
              <w:rFonts w:ascii="Helvetica Neue" w:eastAsia="Times New Roman" w:hAnsi="Helvetica Neue" w:cs="Times New Roman"/>
              <w:color w:val="333333"/>
              <w:kern w:val="0"/>
              <w:sz w:val="21"/>
              <w:szCs w:val="21"/>
              <w14:ligatures w14:val="none"/>
            </w:rPr>
          </w:rPrChange>
        </w:rPr>
      </w:pPr>
      <w:ins w:id="130" w:author="Kyungeun Jeon" w:date="2025-09-05T17:17:00Z" w16du:dateUtc="2025-09-05T21:17:00Z">
        <w:r>
          <w:rPr>
            <w:rFonts w:ascii="Helvetica Neue" w:eastAsia="Times New Roman" w:hAnsi="Helvetica Neue" w:cs="Times New Roman"/>
            <w:strike/>
            <w:noProof/>
            <w:color w:val="333333"/>
            <w:kern w:val="0"/>
            <w:sz w:val="21"/>
            <w:szCs w:val="21"/>
          </w:rPr>
          <w:drawing>
            <wp:inline distT="0" distB="0" distL="0" distR="0" wp14:anchorId="2CE28F1A" wp14:editId="2ECD2EDF">
              <wp:extent cx="5943600" cy="2179320"/>
              <wp:effectExtent l="0" t="0" r="0" b="5080"/>
              <wp:docPr id="452931937" name="Picture 3"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31937" name="Picture 3" descr="A screenshot of a survey&#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79320"/>
                      </a:xfrm>
                      <a:prstGeom prst="rect">
                        <a:avLst/>
                      </a:prstGeom>
                    </pic:spPr>
                  </pic:pic>
                </a:graphicData>
              </a:graphic>
            </wp:inline>
          </w:drawing>
        </w:r>
      </w:ins>
      <w:commentRangeStart w:id="131"/>
      <w:commentRangeStart w:id="132"/>
      <w:del w:id="133" w:author="Kyungeun Jeon" w:date="2025-09-05T17:05:00Z" w16du:dateUtc="2025-09-05T21:05:00Z">
        <w:r w:rsidR="00C76209" w:rsidRPr="00586ECE" w:rsidDel="00505C1E">
          <w:rPr>
            <w:rFonts w:ascii="Helvetica Neue" w:eastAsia="Times New Roman" w:hAnsi="Helvetica Neue" w:cs="Times New Roman"/>
            <w:strike/>
            <w:noProof/>
            <w:color w:val="333333"/>
            <w:kern w:val="0"/>
            <w:sz w:val="21"/>
            <w:szCs w:val="21"/>
            <w14:ligatures w14:val="none"/>
            <w:rPrChange w:id="134" w:author="Kyungeun Jeon" w:date="2025-09-04T15:22:00Z" w16du:dateUtc="2025-09-04T19:22:00Z">
              <w:rPr>
                <w:rFonts w:ascii="Helvetica Neue" w:eastAsia="Times New Roman" w:hAnsi="Helvetica Neue" w:cs="Times New Roman"/>
                <w:noProof/>
                <w:color w:val="333333"/>
                <w:kern w:val="0"/>
                <w:sz w:val="21"/>
                <w:szCs w:val="21"/>
                <w14:ligatures w14:val="none"/>
              </w:rPr>
            </w:rPrChange>
          </w:rPr>
          <w:drawing>
            <wp:inline distT="0" distB="0" distL="0" distR="0" wp14:anchorId="2AB60664" wp14:editId="1F44F814">
              <wp:extent cx="5943600" cy="2625725"/>
              <wp:effectExtent l="0" t="0" r="0" b="3175"/>
              <wp:docPr id="1971985034" name="Picture 5"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85034" name="Picture 5" descr="A screenshot of a tes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25725"/>
                      </a:xfrm>
                      <a:prstGeom prst="rect">
                        <a:avLst/>
                      </a:prstGeom>
                      <a:noFill/>
                      <a:ln>
                        <a:noFill/>
                      </a:ln>
                    </pic:spPr>
                  </pic:pic>
                </a:graphicData>
              </a:graphic>
            </wp:inline>
          </w:drawing>
        </w:r>
      </w:del>
      <w:commentRangeEnd w:id="131"/>
      <w:r w:rsidR="00E16258" w:rsidRPr="00586ECE">
        <w:rPr>
          <w:rStyle w:val="CommentReference"/>
          <w:strike/>
          <w:rPrChange w:id="135" w:author="Kyungeun Jeon" w:date="2025-09-04T15:22:00Z" w16du:dateUtc="2025-09-04T19:22:00Z">
            <w:rPr>
              <w:rStyle w:val="CommentReference"/>
            </w:rPr>
          </w:rPrChange>
        </w:rPr>
        <w:commentReference w:id="131"/>
      </w:r>
      <w:commentRangeEnd w:id="132"/>
      <w:r w:rsidR="00BC2178">
        <w:rPr>
          <w:rStyle w:val="CommentReference"/>
        </w:rPr>
        <w:commentReference w:id="132"/>
      </w:r>
    </w:p>
    <w:p w14:paraId="2E12C773" w14:textId="77777777" w:rsidR="00C76209" w:rsidRPr="00586ECE" w:rsidRDefault="00C76209" w:rsidP="00C76209">
      <w:pPr>
        <w:shd w:val="clear" w:color="auto" w:fill="FFFFFF"/>
        <w:spacing w:after="150" w:line="240" w:lineRule="auto"/>
        <w:rPr>
          <w:rFonts w:ascii="Helvetica Neue" w:eastAsia="Times New Roman" w:hAnsi="Helvetica Neue" w:cs="Times New Roman"/>
          <w:strike/>
          <w:color w:val="333333"/>
          <w:kern w:val="0"/>
          <w:sz w:val="21"/>
          <w:szCs w:val="21"/>
          <w14:ligatures w14:val="none"/>
          <w:rPrChange w:id="136" w:author="Kyungeun Jeon" w:date="2025-09-04T15:22:00Z" w16du:dateUtc="2025-09-04T19:22:00Z">
            <w:rPr>
              <w:rFonts w:ascii="Helvetica Neue" w:eastAsia="Times New Roman" w:hAnsi="Helvetica Neue" w:cs="Times New Roman"/>
              <w:color w:val="333333"/>
              <w:kern w:val="0"/>
              <w:sz w:val="21"/>
              <w:szCs w:val="21"/>
              <w14:ligatures w14:val="none"/>
            </w:rPr>
          </w:rPrChange>
        </w:rPr>
      </w:pPr>
      <w:r w:rsidRPr="00586ECE">
        <w:rPr>
          <w:rFonts w:ascii="Helvetica Neue" w:eastAsia="Times New Roman" w:hAnsi="Helvetica Neue" w:cs="Times New Roman"/>
          <w:strike/>
          <w:color w:val="333333"/>
          <w:kern w:val="0"/>
          <w:sz w:val="21"/>
          <w:szCs w:val="21"/>
          <w14:ligatures w14:val="none"/>
          <w:rPrChange w:id="137" w:author="Kyungeun Jeon" w:date="2025-09-04T15:22:00Z" w16du:dateUtc="2025-09-04T19:22:00Z">
            <w:rPr>
              <w:rFonts w:ascii="Helvetica Neue" w:eastAsia="Times New Roman" w:hAnsi="Helvetica Neue" w:cs="Times New Roman"/>
              <w:color w:val="333333"/>
              <w:kern w:val="0"/>
              <w:sz w:val="21"/>
              <w:szCs w:val="21"/>
              <w14:ligatures w14:val="none"/>
            </w:rPr>
          </w:rPrChange>
        </w:rPr>
        <w:t xml:space="preserve">A </w:t>
      </w:r>
      <w:commentRangeStart w:id="138"/>
      <w:commentRangeStart w:id="139"/>
      <w:r w:rsidRPr="00586ECE">
        <w:rPr>
          <w:rFonts w:ascii="Helvetica Neue" w:eastAsia="Times New Roman" w:hAnsi="Helvetica Neue" w:cs="Times New Roman"/>
          <w:strike/>
          <w:color w:val="333333"/>
          <w:kern w:val="0"/>
          <w:sz w:val="21"/>
          <w:szCs w:val="21"/>
          <w14:ligatures w14:val="none"/>
          <w:rPrChange w:id="140" w:author="Kyungeun Jeon" w:date="2025-09-04T15:22:00Z" w16du:dateUtc="2025-09-04T19:22:00Z">
            <w:rPr>
              <w:rFonts w:ascii="Helvetica Neue" w:eastAsia="Times New Roman" w:hAnsi="Helvetica Neue" w:cs="Times New Roman"/>
              <w:color w:val="333333"/>
              <w:kern w:val="0"/>
              <w:sz w:val="21"/>
              <w:szCs w:val="21"/>
              <w14:ligatures w14:val="none"/>
            </w:rPr>
          </w:rPrChange>
        </w:rPr>
        <w:t xml:space="preserve">comparison table </w:t>
      </w:r>
      <w:commentRangeEnd w:id="138"/>
      <w:r w:rsidR="00AE2C00" w:rsidRPr="00586ECE">
        <w:rPr>
          <w:rStyle w:val="CommentReference"/>
          <w:strike/>
          <w:rPrChange w:id="141" w:author="Kyungeun Jeon" w:date="2025-09-04T15:22:00Z" w16du:dateUtc="2025-09-04T19:22:00Z">
            <w:rPr>
              <w:rStyle w:val="CommentReference"/>
            </w:rPr>
          </w:rPrChange>
        </w:rPr>
        <w:commentReference w:id="138"/>
      </w:r>
      <w:commentRangeEnd w:id="139"/>
      <w:r w:rsidR="00505C1E">
        <w:rPr>
          <w:rStyle w:val="CommentReference"/>
        </w:rPr>
        <w:commentReference w:id="139"/>
      </w:r>
      <w:r w:rsidRPr="00586ECE">
        <w:rPr>
          <w:rFonts w:ascii="Helvetica Neue" w:eastAsia="Times New Roman" w:hAnsi="Helvetica Neue" w:cs="Times New Roman"/>
          <w:strike/>
          <w:color w:val="333333"/>
          <w:kern w:val="0"/>
          <w:sz w:val="21"/>
          <w:szCs w:val="21"/>
          <w14:ligatures w14:val="none"/>
          <w:rPrChange w:id="142" w:author="Kyungeun Jeon" w:date="2025-09-04T15:22:00Z" w16du:dateUtc="2025-09-04T19:22:00Z">
            <w:rPr>
              <w:rFonts w:ascii="Helvetica Neue" w:eastAsia="Times New Roman" w:hAnsi="Helvetica Neue" w:cs="Times New Roman"/>
              <w:color w:val="333333"/>
              <w:kern w:val="0"/>
              <w:sz w:val="21"/>
              <w:szCs w:val="21"/>
              <w14:ligatures w14:val="none"/>
            </w:rPr>
          </w:rPrChange>
        </w:rPr>
        <w:t>of R packages related to estimation of heterogeneous treatment effects</w:t>
      </w:r>
    </w:p>
    <w:p w14:paraId="217A4844" w14:textId="7777777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 </w:t>
      </w:r>
    </w:p>
    <w:p w14:paraId="6B332919" w14:textId="77777777" w:rsidR="00C76209" w:rsidRPr="00C76209" w:rsidRDefault="00C76209" w:rsidP="00C76209">
      <w:pPr>
        <w:shd w:val="clear" w:color="auto" w:fill="FFFFFF"/>
        <w:spacing w:before="300" w:after="150" w:line="240" w:lineRule="auto"/>
        <w:outlineLvl w:val="0"/>
        <w:rPr>
          <w:rFonts w:ascii="inherit" w:eastAsia="Times New Roman" w:hAnsi="inherit" w:cs="Times New Roman"/>
          <w:color w:val="333333"/>
          <w:kern w:val="36"/>
          <w:sz w:val="51"/>
          <w:szCs w:val="51"/>
          <w14:ligatures w14:val="none"/>
        </w:rPr>
      </w:pPr>
      <w:r w:rsidRPr="00C76209">
        <w:rPr>
          <w:rFonts w:ascii="inherit" w:eastAsia="Times New Roman" w:hAnsi="inherit" w:cs="Times New Roman"/>
          <w:color w:val="333333"/>
          <w:kern w:val="36"/>
          <w:sz w:val="51"/>
          <w:szCs w:val="51"/>
          <w14:ligatures w14:val="none"/>
        </w:rPr>
        <w:t>Process of </w:t>
      </w:r>
      <w:r w:rsidRPr="00C76209">
        <w:rPr>
          <w:rFonts w:ascii="Courier New" w:eastAsia="Times New Roman" w:hAnsi="Courier New" w:cs="Courier New"/>
          <w:color w:val="333333"/>
          <w:kern w:val="36"/>
          <w:sz w:val="46"/>
          <w:szCs w:val="46"/>
          <w14:ligatures w14:val="none"/>
        </w:rPr>
        <w:t>multicate</w:t>
      </w:r>
      <w:r w:rsidRPr="00C76209">
        <w:rPr>
          <w:rFonts w:ascii="inherit" w:eastAsia="Times New Roman" w:hAnsi="inherit" w:cs="Times New Roman"/>
          <w:color w:val="333333"/>
          <w:kern w:val="36"/>
          <w:sz w:val="51"/>
          <w:szCs w:val="51"/>
          <w14:ligatures w14:val="none"/>
        </w:rPr>
        <w:t>: Estimation</w:t>
      </w:r>
    </w:p>
    <w:p w14:paraId="24BCA077" w14:textId="729BFE32" w:rsidR="00C76209" w:rsidRPr="00BD0869" w:rsidRDefault="00C76209" w:rsidP="00C76209">
      <w:pPr>
        <w:shd w:val="clear" w:color="auto" w:fill="FFFFFF"/>
        <w:spacing w:after="150" w:line="240" w:lineRule="auto"/>
        <w:rPr>
          <w:ins w:id="143" w:author="Kyungeun Jeon" w:date="2025-09-04T15:47:00Z" w16du:dateUtc="2025-09-04T19:47:00Z"/>
          <w:rFonts w:ascii="Helvetica Neue" w:eastAsia="Times New Roman" w:hAnsi="Helvetica Neue" w:cs="Times New Roman"/>
          <w:strike/>
          <w:color w:val="333333"/>
          <w:kern w:val="0"/>
          <w:sz w:val="21"/>
          <w:szCs w:val="21"/>
          <w14:ligatures w14:val="none"/>
          <w:rPrChange w:id="144" w:author="Kyungeun Jeon" w:date="2025-09-04T15:47:00Z" w16du:dateUtc="2025-09-04T19:47:00Z">
            <w:rPr>
              <w:ins w:id="145" w:author="Kyungeun Jeon" w:date="2025-09-04T15:47:00Z" w16du:dateUtc="2025-09-04T19:47:00Z"/>
              <w:rFonts w:ascii="Helvetica Neue" w:eastAsia="Times New Roman" w:hAnsi="Helvetica Neue" w:cs="Times New Roman"/>
              <w:color w:val="333333"/>
              <w:kern w:val="0"/>
              <w:sz w:val="21"/>
              <w:szCs w:val="21"/>
              <w14:ligatures w14:val="none"/>
            </w:rPr>
          </w:rPrChange>
        </w:rPr>
      </w:pPr>
      <w:r w:rsidRPr="00BD0869">
        <w:rPr>
          <w:rFonts w:ascii="Courier New" w:eastAsia="Times New Roman" w:hAnsi="Courier New" w:cs="Courier New"/>
          <w:strike/>
          <w:color w:val="333333"/>
          <w:kern w:val="0"/>
          <w:sz w:val="19"/>
          <w:szCs w:val="19"/>
          <w14:ligatures w14:val="none"/>
          <w:rPrChange w:id="146" w:author="Kyungeun Jeon" w:date="2025-09-04T15:47:00Z" w16du:dateUtc="2025-09-04T19:47:00Z">
            <w:rPr>
              <w:rFonts w:ascii="Courier New" w:eastAsia="Times New Roman" w:hAnsi="Courier New" w:cs="Courier New"/>
              <w:color w:val="333333"/>
              <w:kern w:val="0"/>
              <w:sz w:val="19"/>
              <w:szCs w:val="19"/>
              <w14:ligatures w14:val="none"/>
            </w:rPr>
          </w:rPrChange>
        </w:rPr>
        <w:t>multicate</w:t>
      </w:r>
      <w:r w:rsidRPr="00BD0869">
        <w:rPr>
          <w:rFonts w:ascii="Helvetica Neue" w:eastAsia="Times New Roman" w:hAnsi="Helvetica Neue" w:cs="Times New Roman"/>
          <w:strike/>
          <w:color w:val="333333"/>
          <w:kern w:val="0"/>
          <w:sz w:val="21"/>
          <w:szCs w:val="21"/>
          <w14:ligatures w14:val="none"/>
          <w:rPrChange w:id="147" w:author="Kyungeun Jeon" w:date="2025-09-04T15:47:00Z" w16du:dateUtc="2025-09-04T19:47:00Z">
            <w:rPr>
              <w:rFonts w:ascii="Helvetica Neue" w:eastAsia="Times New Roman" w:hAnsi="Helvetica Neue" w:cs="Times New Roman"/>
              <w:color w:val="333333"/>
              <w:kern w:val="0"/>
              <w:sz w:val="21"/>
              <w:szCs w:val="21"/>
              <w14:ligatures w14:val="none"/>
            </w:rPr>
          </w:rPrChange>
        </w:rPr>
        <w:t> relies on two primary functions</w:t>
      </w:r>
      <w:ins w:id="148" w:author="Daniel Obeng" w:date="2025-07-31T13:38:00Z">
        <w:r w:rsidR="00E16258" w:rsidRPr="00BD0869">
          <w:rPr>
            <w:rFonts w:ascii="Helvetica Neue" w:eastAsia="Times New Roman" w:hAnsi="Helvetica Neue" w:cs="Times New Roman"/>
            <w:strike/>
            <w:color w:val="333333"/>
            <w:kern w:val="0"/>
            <w:sz w:val="21"/>
            <w:szCs w:val="21"/>
            <w14:ligatures w14:val="none"/>
            <w:rPrChange w:id="149" w:author="Kyungeun Jeon" w:date="2025-09-04T15:47:00Z" w16du:dateUtc="2025-09-04T19:47:00Z">
              <w:rPr>
                <w:rFonts w:ascii="Helvetica Neue" w:eastAsia="Times New Roman" w:hAnsi="Helvetica Neue" w:cs="Times New Roman"/>
                <w:color w:val="333333"/>
                <w:kern w:val="0"/>
                <w:sz w:val="21"/>
                <w:szCs w:val="21"/>
                <w14:ligatures w14:val="none"/>
              </w:rPr>
            </w:rPrChange>
          </w:rPr>
          <w:t>:</w:t>
        </w:r>
      </w:ins>
      <w:r w:rsidRPr="00BD0869">
        <w:rPr>
          <w:rFonts w:ascii="Helvetica Neue" w:eastAsia="Times New Roman" w:hAnsi="Helvetica Neue" w:cs="Times New Roman"/>
          <w:strike/>
          <w:color w:val="333333"/>
          <w:kern w:val="0"/>
          <w:sz w:val="21"/>
          <w:szCs w:val="21"/>
          <w14:ligatures w14:val="none"/>
          <w:rPrChange w:id="150" w:author="Kyungeun Jeon" w:date="2025-09-04T15:47:00Z" w16du:dateUtc="2025-09-04T19:47:00Z">
            <w:rPr>
              <w:rFonts w:ascii="Helvetica Neue" w:eastAsia="Times New Roman" w:hAnsi="Helvetica Neue" w:cs="Times New Roman"/>
              <w:color w:val="333333"/>
              <w:kern w:val="0"/>
              <w:sz w:val="21"/>
              <w:szCs w:val="21"/>
              <w14:ligatures w14:val="none"/>
            </w:rPr>
          </w:rPrChange>
        </w:rPr>
        <w:t> </w:t>
      </w:r>
      <w:proofErr w:type="spellStart"/>
      <w:r w:rsidRPr="00BD0869">
        <w:rPr>
          <w:rFonts w:ascii="Courier New" w:eastAsia="Times New Roman" w:hAnsi="Courier New" w:cs="Courier New"/>
          <w:strike/>
          <w:color w:val="333333"/>
          <w:kern w:val="0"/>
          <w:sz w:val="19"/>
          <w:szCs w:val="19"/>
          <w14:ligatures w14:val="none"/>
          <w:rPrChange w:id="151" w:author="Kyungeun Jeon" w:date="2025-09-04T15:47:00Z" w16du:dateUtc="2025-09-04T19:47:00Z">
            <w:rPr>
              <w:rFonts w:ascii="Courier New" w:eastAsia="Times New Roman" w:hAnsi="Courier New" w:cs="Courier New"/>
              <w:color w:val="333333"/>
              <w:kern w:val="0"/>
              <w:sz w:val="19"/>
              <w:szCs w:val="19"/>
              <w14:ligatures w14:val="none"/>
            </w:rPr>
          </w:rPrChange>
        </w:rPr>
        <w:t>estimate_cate</w:t>
      </w:r>
      <w:proofErr w:type="spellEnd"/>
      <w:r w:rsidRPr="00BD0869">
        <w:rPr>
          <w:rFonts w:ascii="Courier New" w:eastAsia="Times New Roman" w:hAnsi="Courier New" w:cs="Courier New"/>
          <w:strike/>
          <w:color w:val="333333"/>
          <w:kern w:val="0"/>
          <w:sz w:val="19"/>
          <w:szCs w:val="19"/>
          <w14:ligatures w14:val="none"/>
          <w:rPrChange w:id="152" w:author="Kyungeun Jeon" w:date="2025-09-04T15:47:00Z" w16du:dateUtc="2025-09-04T19:47:00Z">
            <w:rPr>
              <w:rFonts w:ascii="Courier New" w:eastAsia="Times New Roman" w:hAnsi="Courier New" w:cs="Courier New"/>
              <w:color w:val="333333"/>
              <w:kern w:val="0"/>
              <w:sz w:val="19"/>
              <w:szCs w:val="19"/>
              <w14:ligatures w14:val="none"/>
            </w:rPr>
          </w:rPrChange>
        </w:rPr>
        <w:t>()</w:t>
      </w:r>
      <w:r w:rsidRPr="00BD0869">
        <w:rPr>
          <w:rFonts w:ascii="Helvetica Neue" w:eastAsia="Times New Roman" w:hAnsi="Helvetica Neue" w:cs="Times New Roman"/>
          <w:strike/>
          <w:color w:val="333333"/>
          <w:kern w:val="0"/>
          <w:sz w:val="21"/>
          <w:szCs w:val="21"/>
          <w14:ligatures w14:val="none"/>
          <w:rPrChange w:id="153" w:author="Kyungeun Jeon" w:date="2025-09-04T15:47:00Z" w16du:dateUtc="2025-09-04T19:47:00Z">
            <w:rPr>
              <w:rFonts w:ascii="Helvetica Neue" w:eastAsia="Times New Roman" w:hAnsi="Helvetica Neue" w:cs="Times New Roman"/>
              <w:color w:val="333333"/>
              <w:kern w:val="0"/>
              <w:sz w:val="21"/>
              <w:szCs w:val="21"/>
              <w14:ligatures w14:val="none"/>
            </w:rPr>
          </w:rPrChange>
        </w:rPr>
        <w:t> and</w:t>
      </w:r>
      <w:r w:rsidR="00E16258" w:rsidRPr="00BD0869">
        <w:rPr>
          <w:rFonts w:ascii="Helvetica Neue" w:eastAsia="Times New Roman" w:hAnsi="Helvetica Neue" w:cs="Times New Roman"/>
          <w:strike/>
          <w:color w:val="333333"/>
          <w:kern w:val="0"/>
          <w:sz w:val="21"/>
          <w:szCs w:val="21"/>
          <w14:ligatures w14:val="none"/>
          <w:rPrChange w:id="154" w:author="Kyungeun Jeon" w:date="2025-09-04T15:47:00Z" w16du:dateUtc="2025-09-04T19:47:00Z">
            <w:rPr>
              <w:rFonts w:ascii="Helvetica Neue" w:eastAsia="Times New Roman" w:hAnsi="Helvetica Neue" w:cs="Times New Roman"/>
              <w:color w:val="333333"/>
              <w:kern w:val="0"/>
              <w:sz w:val="21"/>
              <w:szCs w:val="21"/>
              <w14:ligatures w14:val="none"/>
            </w:rPr>
          </w:rPrChange>
        </w:rPr>
        <w:t xml:space="preserve"> the</w:t>
      </w:r>
      <w:r w:rsidRPr="00BD0869">
        <w:rPr>
          <w:rFonts w:ascii="Helvetica Neue" w:eastAsia="Times New Roman" w:hAnsi="Helvetica Neue" w:cs="Times New Roman"/>
          <w:strike/>
          <w:color w:val="333333"/>
          <w:kern w:val="0"/>
          <w:sz w:val="21"/>
          <w:szCs w:val="21"/>
          <w14:ligatures w14:val="none"/>
          <w:rPrChange w:id="155" w:author="Kyungeun Jeon" w:date="2025-09-04T15:47:00Z" w16du:dateUtc="2025-09-04T19:47:00Z">
            <w:rPr>
              <w:rFonts w:ascii="Helvetica Neue" w:eastAsia="Times New Roman" w:hAnsi="Helvetica Neue" w:cs="Times New Roman"/>
              <w:color w:val="333333"/>
              <w:kern w:val="0"/>
              <w:sz w:val="21"/>
              <w:szCs w:val="21"/>
              <w14:ligatures w14:val="none"/>
            </w:rPr>
          </w:rPrChange>
        </w:rPr>
        <w:t> </w:t>
      </w:r>
      <w:commentRangeStart w:id="156"/>
      <w:commentRangeStart w:id="157"/>
      <w:r w:rsidRPr="00BD0869">
        <w:rPr>
          <w:rFonts w:ascii="Courier New" w:eastAsia="Times New Roman" w:hAnsi="Courier New" w:cs="Courier New"/>
          <w:strike/>
          <w:color w:val="333333"/>
          <w:kern w:val="0"/>
          <w:sz w:val="19"/>
          <w:szCs w:val="19"/>
          <w14:ligatures w14:val="none"/>
          <w:rPrChange w:id="158" w:author="Kyungeun Jeon" w:date="2025-09-04T15:47:00Z" w16du:dateUtc="2025-09-04T19:47:00Z">
            <w:rPr>
              <w:rFonts w:ascii="Courier New" w:eastAsia="Times New Roman" w:hAnsi="Courier New" w:cs="Courier New"/>
              <w:color w:val="333333"/>
              <w:kern w:val="0"/>
              <w:sz w:val="19"/>
              <w:szCs w:val="19"/>
              <w14:ligatures w14:val="none"/>
            </w:rPr>
          </w:rPrChange>
        </w:rPr>
        <w:t>predict()</w:t>
      </w:r>
      <w:commentRangeEnd w:id="156"/>
      <w:r w:rsidR="00E16258" w:rsidRPr="00BD0869">
        <w:rPr>
          <w:rStyle w:val="CommentReference"/>
          <w:strike/>
          <w:rPrChange w:id="159" w:author="Kyungeun Jeon" w:date="2025-09-04T15:47:00Z" w16du:dateUtc="2025-09-04T19:47:00Z">
            <w:rPr>
              <w:rStyle w:val="CommentReference"/>
            </w:rPr>
          </w:rPrChange>
        </w:rPr>
        <w:commentReference w:id="156"/>
      </w:r>
      <w:commentRangeEnd w:id="157"/>
      <w:r w:rsidR="00BD0869">
        <w:rPr>
          <w:rStyle w:val="CommentReference"/>
        </w:rPr>
        <w:commentReference w:id="157"/>
      </w:r>
      <w:r w:rsidRPr="00BD0869">
        <w:rPr>
          <w:rFonts w:ascii="Helvetica Neue" w:eastAsia="Times New Roman" w:hAnsi="Helvetica Neue" w:cs="Times New Roman"/>
          <w:strike/>
          <w:color w:val="333333"/>
          <w:kern w:val="0"/>
          <w:sz w:val="21"/>
          <w:szCs w:val="21"/>
          <w14:ligatures w14:val="none"/>
          <w:rPrChange w:id="160" w:author="Kyungeun Jeon" w:date="2025-09-04T15:47:00Z" w16du:dateUtc="2025-09-04T19:47:00Z">
            <w:rPr>
              <w:rFonts w:ascii="Helvetica Neue" w:eastAsia="Times New Roman" w:hAnsi="Helvetica Neue" w:cs="Times New Roman"/>
              <w:color w:val="333333"/>
              <w:kern w:val="0"/>
              <w:sz w:val="21"/>
              <w:szCs w:val="21"/>
              <w14:ligatures w14:val="none"/>
            </w:rPr>
          </w:rPrChange>
        </w:rPr>
        <w:t xml:space="preserve"> </w:t>
      </w:r>
      <w:r w:rsidR="00E16258" w:rsidRPr="00BD0869">
        <w:rPr>
          <w:rFonts w:ascii="Helvetica Neue" w:eastAsia="Times New Roman" w:hAnsi="Helvetica Neue" w:cs="Times New Roman"/>
          <w:strike/>
          <w:color w:val="333333"/>
          <w:kern w:val="0"/>
          <w:sz w:val="21"/>
          <w:szCs w:val="21"/>
          <w14:ligatures w14:val="none"/>
          <w:rPrChange w:id="161" w:author="Kyungeun Jeon" w:date="2025-09-04T15:47:00Z" w16du:dateUtc="2025-09-04T19:47:00Z">
            <w:rPr>
              <w:rFonts w:ascii="Helvetica Neue" w:eastAsia="Times New Roman" w:hAnsi="Helvetica Neue" w:cs="Times New Roman"/>
              <w:color w:val="333333"/>
              <w:kern w:val="0"/>
              <w:sz w:val="21"/>
              <w:szCs w:val="21"/>
              <w14:ligatures w14:val="none"/>
            </w:rPr>
          </w:rPrChange>
        </w:rPr>
        <w:t xml:space="preserve">S3 method for objects output by </w:t>
      </w:r>
      <w:proofErr w:type="spellStart"/>
      <w:r w:rsidR="00E16258" w:rsidRPr="00BD0869">
        <w:rPr>
          <w:rFonts w:ascii="Courier New" w:eastAsia="Times New Roman" w:hAnsi="Courier New" w:cs="Courier New"/>
          <w:strike/>
          <w:color w:val="333333"/>
          <w:kern w:val="0"/>
          <w:sz w:val="19"/>
          <w:szCs w:val="19"/>
          <w14:ligatures w14:val="none"/>
          <w:rPrChange w:id="162" w:author="Kyungeun Jeon" w:date="2025-09-04T15:47:00Z" w16du:dateUtc="2025-09-04T19:47:00Z">
            <w:rPr>
              <w:rFonts w:ascii="Courier New" w:eastAsia="Times New Roman" w:hAnsi="Courier New" w:cs="Courier New"/>
              <w:color w:val="333333"/>
              <w:kern w:val="0"/>
              <w:sz w:val="19"/>
              <w:szCs w:val="19"/>
              <w14:ligatures w14:val="none"/>
            </w:rPr>
          </w:rPrChange>
        </w:rPr>
        <w:t>estimate_cate</w:t>
      </w:r>
      <w:proofErr w:type="spellEnd"/>
      <w:r w:rsidR="00E16258" w:rsidRPr="00BD0869">
        <w:rPr>
          <w:rFonts w:ascii="Courier New" w:eastAsia="Times New Roman" w:hAnsi="Courier New" w:cs="Courier New"/>
          <w:strike/>
          <w:color w:val="333333"/>
          <w:kern w:val="0"/>
          <w:sz w:val="19"/>
          <w:szCs w:val="19"/>
          <w14:ligatures w14:val="none"/>
          <w:rPrChange w:id="163" w:author="Kyungeun Jeon" w:date="2025-09-04T15:47:00Z" w16du:dateUtc="2025-09-04T19:47:00Z">
            <w:rPr>
              <w:rFonts w:ascii="Courier New" w:eastAsia="Times New Roman" w:hAnsi="Courier New" w:cs="Courier New"/>
              <w:color w:val="333333"/>
              <w:kern w:val="0"/>
              <w:sz w:val="19"/>
              <w:szCs w:val="19"/>
              <w14:ligatures w14:val="none"/>
            </w:rPr>
          </w:rPrChange>
        </w:rPr>
        <w:t>()</w:t>
      </w:r>
      <w:r w:rsidR="00E16258" w:rsidRPr="00BD0869">
        <w:rPr>
          <w:rFonts w:ascii="Helvetica Neue" w:eastAsia="Times New Roman" w:hAnsi="Helvetica Neue" w:cs="Times New Roman"/>
          <w:strike/>
          <w:color w:val="333333"/>
          <w:kern w:val="0"/>
          <w:sz w:val="21"/>
          <w:szCs w:val="21"/>
          <w14:ligatures w14:val="none"/>
          <w:rPrChange w:id="164" w:author="Kyungeun Jeon" w:date="2025-09-04T15:47:00Z" w16du:dateUtc="2025-09-04T19:47:00Z">
            <w:rPr>
              <w:rFonts w:ascii="Helvetica Neue" w:eastAsia="Times New Roman" w:hAnsi="Helvetica Neue" w:cs="Times New Roman"/>
              <w:color w:val="333333"/>
              <w:kern w:val="0"/>
              <w:sz w:val="21"/>
              <w:szCs w:val="21"/>
              <w14:ligatures w14:val="none"/>
            </w:rPr>
          </w:rPrChange>
        </w:rPr>
        <w:t xml:space="preserve">. The figure below </w:t>
      </w:r>
      <w:r w:rsidRPr="00BD0869">
        <w:rPr>
          <w:rFonts w:ascii="Helvetica Neue" w:eastAsia="Times New Roman" w:hAnsi="Helvetica Neue" w:cs="Times New Roman"/>
          <w:strike/>
          <w:color w:val="333333"/>
          <w:kern w:val="0"/>
          <w:sz w:val="21"/>
          <w:szCs w:val="21"/>
          <w14:ligatures w14:val="none"/>
          <w:rPrChange w:id="165" w:author="Kyungeun Jeon" w:date="2025-09-04T15:47:00Z" w16du:dateUtc="2025-09-04T19:47:00Z">
            <w:rPr>
              <w:rFonts w:ascii="Helvetica Neue" w:eastAsia="Times New Roman" w:hAnsi="Helvetica Neue" w:cs="Times New Roman"/>
              <w:color w:val="333333"/>
              <w:kern w:val="0"/>
              <w:sz w:val="21"/>
              <w:szCs w:val="21"/>
              <w14:ligatures w14:val="none"/>
            </w:rPr>
          </w:rPrChange>
        </w:rPr>
        <w:t xml:space="preserve">displays a potential workflow for </w:t>
      </w:r>
      <w:r w:rsidR="00E16258" w:rsidRPr="00BD0869">
        <w:rPr>
          <w:rFonts w:ascii="Helvetica Neue" w:eastAsia="Times New Roman" w:hAnsi="Helvetica Neue" w:cs="Times New Roman"/>
          <w:strike/>
          <w:color w:val="333333"/>
          <w:kern w:val="0"/>
          <w:sz w:val="21"/>
          <w:szCs w:val="21"/>
          <w14:ligatures w14:val="none"/>
          <w:rPrChange w:id="166" w:author="Kyungeun Jeon" w:date="2025-09-04T15:47:00Z" w16du:dateUtc="2025-09-04T19:47:00Z">
            <w:rPr>
              <w:rFonts w:ascii="Helvetica Neue" w:eastAsia="Times New Roman" w:hAnsi="Helvetica Neue" w:cs="Times New Roman"/>
              <w:color w:val="333333"/>
              <w:kern w:val="0"/>
              <w:sz w:val="21"/>
              <w:szCs w:val="21"/>
              <w14:ligatures w14:val="none"/>
            </w:rPr>
          </w:rPrChange>
        </w:rPr>
        <w:t>estimating CATEs based on a training set of RCTs, and then optionally predicting CATEs for a separate target population using</w:t>
      </w:r>
      <w:r w:rsidRPr="00BD0869">
        <w:rPr>
          <w:rFonts w:ascii="Helvetica Neue" w:eastAsia="Times New Roman" w:hAnsi="Helvetica Neue" w:cs="Times New Roman"/>
          <w:strike/>
          <w:color w:val="333333"/>
          <w:kern w:val="0"/>
          <w:sz w:val="21"/>
          <w:szCs w:val="21"/>
          <w14:ligatures w14:val="none"/>
          <w:rPrChange w:id="167" w:author="Kyungeun Jeon" w:date="2025-09-04T15:47:00Z" w16du:dateUtc="2025-09-04T19:47:00Z">
            <w:rPr>
              <w:rFonts w:ascii="Helvetica Neue" w:eastAsia="Times New Roman" w:hAnsi="Helvetica Neue" w:cs="Times New Roman"/>
              <w:color w:val="333333"/>
              <w:kern w:val="0"/>
              <w:sz w:val="21"/>
              <w:szCs w:val="21"/>
              <w14:ligatures w14:val="none"/>
            </w:rPr>
          </w:rPrChange>
        </w:rPr>
        <w:t> </w:t>
      </w:r>
      <w:r w:rsidRPr="00BD0869">
        <w:rPr>
          <w:rFonts w:ascii="Courier New" w:eastAsia="Times New Roman" w:hAnsi="Courier New" w:cs="Courier New"/>
          <w:strike/>
          <w:color w:val="333333"/>
          <w:kern w:val="0"/>
          <w:sz w:val="19"/>
          <w:szCs w:val="19"/>
          <w14:ligatures w14:val="none"/>
          <w:rPrChange w:id="168" w:author="Kyungeun Jeon" w:date="2025-09-04T15:47:00Z" w16du:dateUtc="2025-09-04T19:47:00Z">
            <w:rPr>
              <w:rFonts w:ascii="Courier New" w:eastAsia="Times New Roman" w:hAnsi="Courier New" w:cs="Courier New"/>
              <w:color w:val="333333"/>
              <w:kern w:val="0"/>
              <w:sz w:val="19"/>
              <w:szCs w:val="19"/>
              <w14:ligatures w14:val="none"/>
            </w:rPr>
          </w:rPrChange>
        </w:rPr>
        <w:t>multicate</w:t>
      </w:r>
      <w:r w:rsidRPr="00BD0869">
        <w:rPr>
          <w:rFonts w:ascii="Helvetica Neue" w:eastAsia="Times New Roman" w:hAnsi="Helvetica Neue" w:cs="Times New Roman"/>
          <w:strike/>
          <w:color w:val="333333"/>
          <w:kern w:val="0"/>
          <w:sz w:val="21"/>
          <w:szCs w:val="21"/>
          <w14:ligatures w14:val="none"/>
          <w:rPrChange w:id="169" w:author="Kyungeun Jeon" w:date="2025-09-04T15:47:00Z" w16du:dateUtc="2025-09-04T19:47:00Z">
            <w:rPr>
              <w:rFonts w:ascii="Helvetica Neue" w:eastAsia="Times New Roman" w:hAnsi="Helvetica Neue" w:cs="Times New Roman"/>
              <w:color w:val="333333"/>
              <w:kern w:val="0"/>
              <w:sz w:val="21"/>
              <w:szCs w:val="21"/>
              <w14:ligatures w14:val="none"/>
            </w:rPr>
          </w:rPrChange>
        </w:rPr>
        <w:t xml:space="preserve">. </w:t>
      </w:r>
    </w:p>
    <w:p w14:paraId="785AC05A" w14:textId="5D72B818" w:rsidR="00BD0869" w:rsidRPr="00C76209" w:rsidRDefault="00BD086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ins w:id="170" w:author="Kyungeun Jeon" w:date="2025-09-04T15:47:00Z" w16du:dateUtc="2025-09-04T19:47:00Z">
        <w:r w:rsidRPr="00BD0869">
          <w:rPr>
            <w:rFonts w:ascii="Helvetica Neue" w:eastAsia="Times New Roman" w:hAnsi="Helvetica Neue" w:cs="Times New Roman"/>
            <w:color w:val="333333"/>
            <w:kern w:val="0"/>
            <w:sz w:val="21"/>
            <w:szCs w:val="21"/>
            <w14:ligatures w14:val="none"/>
          </w:rPr>
          <w:t>Estimate CATEs with `</w:t>
        </w:r>
        <w:proofErr w:type="spellStart"/>
        <w:r w:rsidRPr="00BD0869">
          <w:rPr>
            <w:rFonts w:ascii="Helvetica Neue" w:eastAsia="Times New Roman" w:hAnsi="Helvetica Neue" w:cs="Times New Roman"/>
            <w:color w:val="333333"/>
            <w:kern w:val="0"/>
            <w:sz w:val="21"/>
            <w:szCs w:val="21"/>
            <w14:ligatures w14:val="none"/>
          </w:rPr>
          <w:t>estimate_cate</w:t>
        </w:r>
        <w:proofErr w:type="spellEnd"/>
        <w:r w:rsidRPr="00BD0869">
          <w:rPr>
            <w:rFonts w:ascii="Helvetica Neue" w:eastAsia="Times New Roman" w:hAnsi="Helvetica Neue" w:cs="Times New Roman"/>
            <w:color w:val="333333"/>
            <w:kern w:val="0"/>
            <w:sz w:val="21"/>
            <w:szCs w:val="21"/>
            <w14:ligatures w14:val="none"/>
          </w:rPr>
          <w:t>()`, then generate prediction using the S3 `predict()` method on the fitted object by `</w:t>
        </w:r>
        <w:proofErr w:type="spellStart"/>
        <w:r w:rsidRPr="00BD0869">
          <w:rPr>
            <w:rFonts w:ascii="Helvetica Neue" w:eastAsia="Times New Roman" w:hAnsi="Helvetica Neue" w:cs="Times New Roman"/>
            <w:color w:val="333333"/>
            <w:kern w:val="0"/>
            <w:sz w:val="21"/>
            <w:szCs w:val="21"/>
            <w14:ligatures w14:val="none"/>
          </w:rPr>
          <w:t>estimate_cate</w:t>
        </w:r>
        <w:proofErr w:type="spellEnd"/>
        <w:r w:rsidRPr="00BD0869">
          <w:rPr>
            <w:rFonts w:ascii="Helvetica Neue" w:eastAsia="Times New Roman" w:hAnsi="Helvetica Neue" w:cs="Times New Roman"/>
            <w:color w:val="333333"/>
            <w:kern w:val="0"/>
            <w:sz w:val="21"/>
            <w:szCs w:val="21"/>
            <w14:ligatures w14:val="none"/>
          </w:rPr>
          <w:t>()`. The figure below outlines the package's workflow: train a set of RCTs, and then optionally predict CATEs for a separate target population.</w:t>
        </w:r>
      </w:ins>
    </w:p>
    <w:p w14:paraId="7364BCC9" w14:textId="47F1BB38" w:rsidR="00C76209" w:rsidRPr="00C76209" w:rsidDel="009C0547" w:rsidRDefault="009C0547" w:rsidP="00C76209">
      <w:pPr>
        <w:shd w:val="clear" w:color="auto" w:fill="FFFFFF"/>
        <w:spacing w:after="0" w:line="240" w:lineRule="auto"/>
        <w:rPr>
          <w:del w:id="171" w:author="Kyungeun Jeon" w:date="2025-09-05T14:49:00Z" w16du:dateUtc="2025-09-05T18:49:00Z"/>
          <w:rFonts w:ascii="Helvetica Neue" w:eastAsia="Times New Roman" w:hAnsi="Helvetica Neue" w:cs="Times New Roman"/>
          <w:color w:val="333333"/>
          <w:kern w:val="0"/>
          <w:sz w:val="21"/>
          <w:szCs w:val="21"/>
          <w14:ligatures w14:val="none"/>
        </w:rPr>
      </w:pPr>
      <w:ins w:id="172" w:author="Kyungeun Jeon" w:date="2025-09-05T14:49:00Z" w16du:dateUtc="2025-09-05T18:49:00Z">
        <w:r>
          <w:rPr>
            <w:rFonts w:ascii="Helvetica Neue" w:eastAsia="Times New Roman" w:hAnsi="Helvetica Neue" w:cs="Times New Roman"/>
            <w:noProof/>
            <w:color w:val="333333"/>
            <w:kern w:val="0"/>
            <w:sz w:val="21"/>
            <w:szCs w:val="21"/>
          </w:rPr>
          <w:drawing>
            <wp:inline distT="0" distB="0" distL="0" distR="0" wp14:anchorId="1FA8235F" wp14:editId="0757D844">
              <wp:extent cx="5943600" cy="1776730"/>
              <wp:effectExtent l="0" t="0" r="0" b="1270"/>
              <wp:docPr id="457840293"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40293" name="Picture 1" descr="A diagram of a model&#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1776730"/>
                      </a:xfrm>
                      <a:prstGeom prst="rect">
                        <a:avLst/>
                      </a:prstGeom>
                    </pic:spPr>
                  </pic:pic>
                </a:graphicData>
              </a:graphic>
            </wp:inline>
          </w:drawing>
        </w:r>
      </w:ins>
      <w:commentRangeStart w:id="173"/>
      <w:commentRangeStart w:id="174"/>
      <w:commentRangeStart w:id="175"/>
      <w:del w:id="176" w:author="Kyungeun Jeon" w:date="2025-09-05T14:49:00Z" w16du:dateUtc="2025-09-05T18:49:00Z">
        <w:r w:rsidR="00C76209" w:rsidRPr="00C76209" w:rsidDel="009C0547">
          <w:rPr>
            <w:rFonts w:ascii="Helvetica Neue" w:eastAsia="Times New Roman" w:hAnsi="Helvetica Neue" w:cs="Times New Roman"/>
            <w:noProof/>
            <w:color w:val="333333"/>
            <w:kern w:val="0"/>
            <w:sz w:val="21"/>
            <w:szCs w:val="21"/>
            <w14:ligatures w14:val="none"/>
          </w:rPr>
          <w:drawing>
            <wp:inline distT="0" distB="0" distL="0" distR="0" wp14:anchorId="241FE23A" wp14:editId="6A253BA0">
              <wp:extent cx="5238115" cy="2858770"/>
              <wp:effectExtent l="0" t="0" r="0" b="0"/>
              <wp:docPr id="1085939777" name="Picture 4" descr="A diagram of steps to a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39777" name="Picture 4" descr="A diagram of steps to a training&#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115" cy="2858770"/>
                      </a:xfrm>
                      <a:prstGeom prst="rect">
                        <a:avLst/>
                      </a:prstGeom>
                      <a:noFill/>
                      <a:ln>
                        <a:noFill/>
                      </a:ln>
                    </pic:spPr>
                  </pic:pic>
                </a:graphicData>
              </a:graphic>
            </wp:inline>
          </w:drawing>
        </w:r>
        <w:commentRangeEnd w:id="173"/>
        <w:r w:rsidR="00E16258" w:rsidDel="009C0547">
          <w:rPr>
            <w:rStyle w:val="CommentReference"/>
          </w:rPr>
          <w:commentReference w:id="173"/>
        </w:r>
        <w:commentRangeEnd w:id="174"/>
        <w:r w:rsidR="00AE2C00" w:rsidDel="009C0547">
          <w:rPr>
            <w:rStyle w:val="CommentReference"/>
          </w:rPr>
          <w:commentReference w:id="174"/>
        </w:r>
      </w:del>
      <w:commentRangeEnd w:id="175"/>
      <w:r>
        <w:rPr>
          <w:rStyle w:val="CommentReference"/>
        </w:rPr>
        <w:commentReference w:id="175"/>
      </w:r>
    </w:p>
    <w:p w14:paraId="7AAB56C3" w14:textId="7777777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A two-step approach for using the </w:t>
      </w:r>
      <w:r w:rsidRPr="00C76209">
        <w:rPr>
          <w:rFonts w:ascii="Courier New" w:eastAsia="Times New Roman" w:hAnsi="Courier New" w:cs="Courier New"/>
          <w:color w:val="333333"/>
          <w:kern w:val="0"/>
          <w:sz w:val="19"/>
          <w:szCs w:val="19"/>
          <w14:ligatures w14:val="none"/>
        </w:rPr>
        <w:t>multicate</w:t>
      </w:r>
      <w:r w:rsidRPr="00C76209">
        <w:rPr>
          <w:rFonts w:ascii="Helvetica Neue" w:eastAsia="Times New Roman" w:hAnsi="Helvetica Neue" w:cs="Times New Roman"/>
          <w:color w:val="333333"/>
          <w:kern w:val="0"/>
          <w:sz w:val="21"/>
          <w:szCs w:val="21"/>
          <w14:ligatures w14:val="none"/>
        </w:rPr>
        <w:t> package.</w:t>
      </w:r>
    </w:p>
    <w:p w14:paraId="1A2C7EB0" w14:textId="77777777" w:rsidR="00C76209" w:rsidRPr="00C76209" w:rsidRDefault="00C76209" w:rsidP="00C76209">
      <w:pPr>
        <w:shd w:val="clear" w:color="auto" w:fill="FFFFFF"/>
        <w:spacing w:before="300" w:after="150" w:line="240" w:lineRule="auto"/>
        <w:outlineLvl w:val="1"/>
        <w:rPr>
          <w:rFonts w:ascii="inherit" w:eastAsia="Times New Roman" w:hAnsi="inherit" w:cs="Times New Roman"/>
          <w:color w:val="333333"/>
          <w:kern w:val="0"/>
          <w:sz w:val="45"/>
          <w:szCs w:val="45"/>
          <w14:ligatures w14:val="none"/>
        </w:rPr>
      </w:pPr>
      <w:r w:rsidRPr="00C76209">
        <w:rPr>
          <w:rFonts w:ascii="inherit" w:eastAsia="Times New Roman" w:hAnsi="inherit" w:cs="Times New Roman"/>
          <w:color w:val="333333"/>
          <w:kern w:val="0"/>
          <w:sz w:val="45"/>
          <w:szCs w:val="45"/>
          <w14:ligatures w14:val="none"/>
        </w:rPr>
        <w:lastRenderedPageBreak/>
        <w:t>Assumptions</w:t>
      </w:r>
    </w:p>
    <w:p w14:paraId="3804E58D" w14:textId="236FF203"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 xml:space="preserve">Estimating the CATE across multiple trials </w:t>
      </w:r>
      <w:r w:rsidR="00E16258">
        <w:rPr>
          <w:rFonts w:ascii="Helvetica Neue" w:eastAsia="Times New Roman" w:hAnsi="Helvetica Neue" w:cs="Times New Roman"/>
          <w:color w:val="333333"/>
          <w:kern w:val="0"/>
          <w:sz w:val="21"/>
          <w:szCs w:val="21"/>
          <w14:ligatures w14:val="none"/>
        </w:rPr>
        <w:t>relies</w:t>
      </w:r>
      <w:r w:rsidR="00E16258" w:rsidRPr="00C76209">
        <w:rPr>
          <w:rFonts w:ascii="Helvetica Neue" w:eastAsia="Times New Roman" w:hAnsi="Helvetica Neue" w:cs="Times New Roman"/>
          <w:color w:val="333333"/>
          <w:kern w:val="0"/>
          <w:sz w:val="21"/>
          <w:szCs w:val="21"/>
          <w14:ligatures w14:val="none"/>
        </w:rPr>
        <w:t xml:space="preserve"> </w:t>
      </w:r>
      <w:r w:rsidRPr="00C76209">
        <w:rPr>
          <w:rFonts w:ascii="Helvetica Neue" w:eastAsia="Times New Roman" w:hAnsi="Helvetica Neue" w:cs="Times New Roman"/>
          <w:color w:val="333333"/>
          <w:kern w:val="0"/>
          <w:sz w:val="21"/>
          <w:szCs w:val="21"/>
          <w14:ligatures w14:val="none"/>
        </w:rPr>
        <w:t xml:space="preserve">on a few key assumptions. </w:t>
      </w:r>
    </w:p>
    <w:p w14:paraId="2EE7343B" w14:textId="13888527" w:rsidR="00C76209" w:rsidRPr="00C76209" w:rsidRDefault="00C76209" w:rsidP="00C76209">
      <w:pPr>
        <w:numPr>
          <w:ilvl w:val="0"/>
          <w:numId w:val="8"/>
        </w:numPr>
        <w:shd w:val="clear" w:color="auto" w:fill="FFFFFF"/>
        <w:spacing w:before="100" w:beforeAutospacing="1" w:after="100" w:afterAutospacing="1" w:line="240" w:lineRule="auto"/>
        <w:rPr>
          <w:rFonts w:ascii="Helvetica Neue" w:eastAsia="Times New Roman" w:hAnsi="Helvetica Neue" w:cs="Times New Roman"/>
          <w:color w:val="333333"/>
          <w:kern w:val="0"/>
          <w:sz w:val="21"/>
          <w:szCs w:val="21"/>
          <w14:ligatures w14:val="none"/>
        </w:rPr>
      </w:pPr>
      <w:commentRangeStart w:id="177"/>
      <w:commentRangeStart w:id="178"/>
      <w:commentRangeStart w:id="179"/>
      <w:r w:rsidRPr="00C76209">
        <w:rPr>
          <w:rFonts w:ascii="Helvetica Neue" w:eastAsia="Times New Roman" w:hAnsi="Helvetica Neue" w:cs="Times New Roman"/>
          <w:b/>
          <w:bCs/>
          <w:color w:val="333333"/>
          <w:kern w:val="0"/>
          <w:sz w:val="21"/>
          <w:szCs w:val="21"/>
          <w14:ligatures w14:val="none"/>
        </w:rPr>
        <w:t>Stable Unit Treatment Value Assumption (SUTVA)</w:t>
      </w:r>
      <w:ins w:id="180" w:author="Kyungeun Jeon" w:date="2025-09-04T15:53:00Z" w16du:dateUtc="2025-09-04T19:53:00Z">
        <w:r w:rsidR="00BD0869" w:rsidRPr="00BD0869">
          <w:rPr>
            <w:rFonts w:ascii="Helvetica Neue" w:eastAsia="Times New Roman" w:hAnsi="Helvetica Neue" w:cs="Times New Roman"/>
            <w:color w:val="333333"/>
            <w:kern w:val="0"/>
            <w:sz w:val="21"/>
            <w:szCs w:val="21"/>
            <w14:ligatures w14:val="none"/>
            <w:rPrChange w:id="181" w:author="Kyungeun Jeon" w:date="2025-09-04T15:53:00Z" w16du:dateUtc="2025-09-04T19:53:00Z">
              <w:rPr>
                <w:rFonts w:ascii="Helvetica Neue" w:eastAsia="Times New Roman" w:hAnsi="Helvetica Neue" w:cs="Times New Roman"/>
                <w:b/>
                <w:bCs/>
                <w:color w:val="333333"/>
                <w:kern w:val="0"/>
                <w:sz w:val="21"/>
                <w:szCs w:val="21"/>
                <w14:ligatures w14:val="none"/>
              </w:rPr>
            </w:rPrChange>
          </w:rPr>
          <w:t>: Each person’s outcome depends only on their own treatment (no spillovers), and “treatment” and “control” are well-defined single versions.</w:t>
        </w:r>
      </w:ins>
    </w:p>
    <w:p w14:paraId="76CB8563" w14:textId="3E59B0C6" w:rsidR="00C76209" w:rsidRPr="00C76209" w:rsidRDefault="00C76209" w:rsidP="00C76209">
      <w:pPr>
        <w:numPr>
          <w:ilvl w:val="0"/>
          <w:numId w:val="8"/>
        </w:numPr>
        <w:shd w:val="clear" w:color="auto" w:fill="FFFFFF"/>
        <w:spacing w:beforeAutospacing="1" w:after="0" w:afterAutospacing="1" w:line="240" w:lineRule="auto"/>
        <w:rPr>
          <w:rFonts w:ascii="Helvetica Neue" w:eastAsia="Times New Roman" w:hAnsi="Helvetica Neue" w:cs="Times New Roman"/>
          <w:color w:val="333333"/>
          <w:kern w:val="0"/>
          <w:sz w:val="21"/>
          <w:szCs w:val="21"/>
          <w14:ligatures w14:val="none"/>
        </w:rPr>
      </w:pPr>
      <w:proofErr w:type="spellStart"/>
      <w:r w:rsidRPr="00C76209">
        <w:rPr>
          <w:rFonts w:ascii="Helvetica Neue" w:eastAsia="Times New Roman" w:hAnsi="Helvetica Neue" w:cs="Times New Roman"/>
          <w:b/>
          <w:bCs/>
          <w:color w:val="333333"/>
          <w:kern w:val="0"/>
          <w:sz w:val="21"/>
          <w:szCs w:val="21"/>
          <w14:ligatures w14:val="none"/>
        </w:rPr>
        <w:t>Unconfoundedness</w:t>
      </w:r>
      <w:proofErr w:type="spellEnd"/>
      <w:r w:rsidRPr="00C76209">
        <w:rPr>
          <w:rFonts w:ascii="Helvetica Neue" w:eastAsia="Times New Roman" w:hAnsi="Helvetica Neue" w:cs="Times New Roman"/>
          <w:b/>
          <w:bCs/>
          <w:color w:val="333333"/>
          <w:kern w:val="0"/>
          <w:sz w:val="21"/>
          <w:szCs w:val="21"/>
          <w14:ligatures w14:val="none"/>
        </w:rPr>
        <w:t xml:space="preserve"> of each study:</w:t>
      </w:r>
      <w:r w:rsidRPr="00C76209">
        <w:rPr>
          <w:rFonts w:ascii="Helvetica Neue" w:eastAsia="Times New Roman" w:hAnsi="Helvetica Neue" w:cs="Times New Roman"/>
          <w:color w:val="333333"/>
          <w:kern w:val="0"/>
          <w:sz w:val="21"/>
          <w:szCs w:val="21"/>
          <w14:ligatures w14:val="none"/>
        </w:rPr>
        <w:t> </w:t>
      </w:r>
      <w:r w:rsidRPr="00C76209">
        <w:rPr>
          <w:rFonts w:ascii="Cambria Math" w:eastAsia="Times New Roman" w:hAnsi="Cambria Math" w:cs="Cambria Math"/>
          <w:color w:val="333333"/>
          <w:kern w:val="0"/>
          <w:sz w:val="25"/>
          <w:szCs w:val="25"/>
          <w:bdr w:val="none" w:sz="0" w:space="0" w:color="auto" w:frame="1"/>
          <w14:ligatures w14:val="none"/>
        </w:rPr>
        <w:t>𝑌</w:t>
      </w:r>
      <w:r w:rsidRPr="00C76209">
        <w:rPr>
          <w:rFonts w:ascii="STIXGeneral-Regular" w:eastAsia="Times New Roman" w:hAnsi="STIXGeneral-Regular" w:cs="Times New Roman"/>
          <w:color w:val="333333"/>
          <w:kern w:val="0"/>
          <w:sz w:val="25"/>
          <w:szCs w:val="25"/>
          <w:bdr w:val="none" w:sz="0" w:space="0" w:color="auto" w:frame="1"/>
          <w14:ligatures w14:val="none"/>
        </w:rPr>
        <w:t>(0),</w:t>
      </w:r>
      <w:r w:rsidRPr="00C76209">
        <w:rPr>
          <w:rFonts w:ascii="Cambria Math" w:eastAsia="Times New Roman" w:hAnsi="Cambria Math" w:cs="Cambria Math"/>
          <w:color w:val="333333"/>
          <w:kern w:val="0"/>
          <w:sz w:val="25"/>
          <w:szCs w:val="25"/>
          <w:bdr w:val="none" w:sz="0" w:space="0" w:color="auto" w:frame="1"/>
          <w14:ligatures w14:val="none"/>
        </w:rPr>
        <w:t>𝑌</w:t>
      </w:r>
      <w:r w:rsidRPr="00C76209">
        <w:rPr>
          <w:rFonts w:ascii="STIXGeneral-Regular" w:eastAsia="Times New Roman" w:hAnsi="STIXGeneral-Regular" w:cs="Times New Roman"/>
          <w:color w:val="333333"/>
          <w:kern w:val="0"/>
          <w:sz w:val="25"/>
          <w:szCs w:val="25"/>
          <w:bdr w:val="none" w:sz="0" w:space="0" w:color="auto" w:frame="1"/>
          <w14:ligatures w14:val="none"/>
        </w:rPr>
        <w:t>(1)</w:t>
      </w:r>
      <w:r w:rsidRPr="00C76209">
        <w:rPr>
          <w:rFonts w:ascii="Cambria Math" w:eastAsia="Times New Roman" w:hAnsi="Cambria Math" w:cs="Cambria Math"/>
          <w:color w:val="333333"/>
          <w:kern w:val="0"/>
          <w:sz w:val="25"/>
          <w:szCs w:val="25"/>
          <w:bdr w:val="none" w:sz="0" w:space="0" w:color="auto" w:frame="1"/>
          <w14:ligatures w14:val="none"/>
        </w:rPr>
        <w:t>⊥𝐴</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b/>
          <w:bCs/>
          <w:color w:val="333333"/>
          <w:kern w:val="0"/>
          <w:sz w:val="25"/>
          <w:szCs w:val="25"/>
          <w:bdr w:val="none" w:sz="0" w:space="0" w:color="auto" w:frame="1"/>
          <w14:ligatures w14:val="none"/>
        </w:rPr>
        <w:t>𝐗</w:t>
      </w:r>
      <w:ins w:id="182" w:author="Kyungeun Jeon" w:date="2025-09-04T15:53:00Z" w16du:dateUtc="2025-09-04T19:53:00Z">
        <w:r w:rsidR="00BD0869" w:rsidRPr="00BD0869">
          <w:rPr>
            <w:rFonts w:ascii="Cambria Math" w:eastAsia="Times New Roman" w:hAnsi="Cambria Math" w:cs="Cambria Math"/>
            <w:color w:val="333333"/>
            <w:kern w:val="0"/>
            <w:sz w:val="25"/>
            <w:szCs w:val="25"/>
            <w:bdr w:val="none" w:sz="0" w:space="0" w:color="auto" w:frame="1"/>
            <w14:ligatures w14:val="none"/>
            <w:rPrChange w:id="183" w:author="Kyungeun Jeon" w:date="2025-09-04T15:53:00Z" w16du:dateUtc="2025-09-04T19:53:00Z">
              <w:rPr>
                <w:rFonts w:ascii="Cambria Math" w:eastAsia="Times New Roman" w:hAnsi="Cambria Math" w:cs="Cambria Math"/>
                <w:b/>
                <w:bCs/>
                <w:color w:val="333333"/>
                <w:kern w:val="0"/>
                <w:sz w:val="25"/>
                <w:szCs w:val="25"/>
                <w:bdr w:val="none" w:sz="0" w:space="0" w:color="auto" w:frame="1"/>
                <w14:ligatures w14:val="none"/>
              </w:rPr>
            </w:rPrChange>
          </w:rPr>
          <w:t>.</w:t>
        </w:r>
        <w:r w:rsidR="00BD0869" w:rsidRPr="00BD0869">
          <w:rPr>
            <w:rFonts w:ascii="Helvetica Neue" w:eastAsia="Times New Roman" w:hAnsi="Helvetica Neue" w:cs="Times New Roman"/>
            <w:color w:val="333333"/>
            <w:kern w:val="0"/>
            <w:sz w:val="21"/>
            <w:szCs w:val="21"/>
            <w14:ligatures w14:val="none"/>
            <w:rPrChange w:id="184" w:author="Kyungeun Jeon" w:date="2025-09-04T15:53:00Z" w16du:dateUtc="2025-09-04T19:53:00Z">
              <w:rPr>
                <w:rFonts w:ascii="Cambria Math" w:eastAsia="Times New Roman" w:hAnsi="Cambria Math" w:cs="Cambria Math"/>
                <w:b/>
                <w:bCs/>
                <w:color w:val="333333"/>
                <w:kern w:val="0"/>
                <w:sz w:val="25"/>
                <w:szCs w:val="25"/>
                <w:bdr w:val="none" w:sz="0" w:space="0" w:color="auto" w:frame="1"/>
                <w14:ligatures w14:val="none"/>
              </w:rPr>
            </w:rPrChange>
          </w:rPr>
          <w:t xml:space="preserve"> </w:t>
        </w:r>
        <w:r w:rsidR="00BD0869" w:rsidRPr="00BD0869">
          <w:rPr>
            <w:rFonts w:ascii="Helvetica Neue" w:eastAsia="Times New Roman" w:hAnsi="Helvetica Neue" w:cs="Times New Roman"/>
            <w:color w:val="333333"/>
            <w:kern w:val="0"/>
            <w:sz w:val="21"/>
            <w:szCs w:val="21"/>
            <w14:ligatures w14:val="none"/>
            <w:rPrChange w:id="185" w:author="Kyungeun Jeon" w:date="2025-09-04T15:53:00Z" w16du:dateUtc="2025-09-04T19:53:00Z">
              <w:rPr>
                <w:rFonts w:ascii="Cambria Math" w:eastAsia="Times New Roman" w:hAnsi="Cambria Math" w:cs="Cambria Math"/>
                <w:color w:val="333333"/>
                <w:kern w:val="0"/>
                <w:sz w:val="25"/>
                <w:szCs w:val="25"/>
                <w:bdr w:val="none" w:sz="0" w:space="0" w:color="auto" w:frame="1"/>
                <w14:ligatures w14:val="none"/>
              </w:rPr>
            </w:rPrChange>
          </w:rPr>
          <w:t>After accounting for covariates X’s, who gets treated is as good as random with respect to the outcomes they would have under either treatment.</w:t>
        </w:r>
      </w:ins>
    </w:p>
    <w:p w14:paraId="78C90B84" w14:textId="42B0C023" w:rsidR="00C76209" w:rsidRPr="00C76209" w:rsidRDefault="00C76209" w:rsidP="00C76209">
      <w:pPr>
        <w:numPr>
          <w:ilvl w:val="0"/>
          <w:numId w:val="8"/>
        </w:numPr>
        <w:shd w:val="clear" w:color="auto" w:fill="FFFFFF"/>
        <w:spacing w:beforeAutospacing="1" w:after="0" w:afterAutospacing="1"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b/>
          <w:bCs/>
          <w:color w:val="333333"/>
          <w:kern w:val="0"/>
          <w:sz w:val="21"/>
          <w:szCs w:val="21"/>
          <w14:ligatures w14:val="none"/>
        </w:rPr>
        <w:t>Consistency in each study:</w:t>
      </w:r>
      <w:r w:rsidRPr="00C76209">
        <w:rPr>
          <w:rFonts w:ascii="Helvetica Neue" w:eastAsia="Times New Roman" w:hAnsi="Helvetica Neue" w:cs="Times New Roman"/>
          <w:color w:val="333333"/>
          <w:kern w:val="0"/>
          <w:sz w:val="21"/>
          <w:szCs w:val="21"/>
          <w14:ligatures w14:val="none"/>
        </w:rPr>
        <w:t> </w:t>
      </w:r>
      <w:r w:rsidRPr="00C76209">
        <w:rPr>
          <w:rFonts w:ascii="Cambria Math" w:eastAsia="Times New Roman" w:hAnsi="Cambria Math" w:cs="Cambria Math"/>
          <w:color w:val="333333"/>
          <w:kern w:val="0"/>
          <w:sz w:val="25"/>
          <w:szCs w:val="25"/>
          <w:bdr w:val="none" w:sz="0" w:space="0" w:color="auto" w:frame="1"/>
          <w14:ligatures w14:val="none"/>
        </w:rPr>
        <w:t>𝑌</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color w:val="333333"/>
          <w:kern w:val="0"/>
          <w:sz w:val="25"/>
          <w:szCs w:val="25"/>
          <w:bdr w:val="none" w:sz="0" w:space="0" w:color="auto" w:frame="1"/>
          <w14:ligatures w14:val="none"/>
        </w:rPr>
        <w:t>𝐴𝑌</w:t>
      </w:r>
      <w:r w:rsidRPr="00C76209">
        <w:rPr>
          <w:rFonts w:ascii="STIXGeneral-Regular" w:eastAsia="Times New Roman" w:hAnsi="STIXGeneral-Regular" w:cs="Times New Roman"/>
          <w:color w:val="333333"/>
          <w:kern w:val="0"/>
          <w:sz w:val="25"/>
          <w:szCs w:val="25"/>
          <w:bdr w:val="none" w:sz="0" w:space="0" w:color="auto" w:frame="1"/>
          <w14:ligatures w14:val="none"/>
        </w:rPr>
        <w:t>(1)+(1−</w:t>
      </w:r>
      <w:r w:rsidRPr="00C76209">
        <w:rPr>
          <w:rFonts w:ascii="Cambria Math" w:eastAsia="Times New Roman" w:hAnsi="Cambria Math" w:cs="Cambria Math"/>
          <w:color w:val="333333"/>
          <w:kern w:val="0"/>
          <w:sz w:val="25"/>
          <w:szCs w:val="25"/>
          <w:bdr w:val="none" w:sz="0" w:space="0" w:color="auto" w:frame="1"/>
          <w14:ligatures w14:val="none"/>
        </w:rPr>
        <w:t>𝐴</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color w:val="333333"/>
          <w:kern w:val="0"/>
          <w:sz w:val="25"/>
          <w:szCs w:val="25"/>
          <w:bdr w:val="none" w:sz="0" w:space="0" w:color="auto" w:frame="1"/>
          <w14:ligatures w14:val="none"/>
        </w:rPr>
        <w:t>𝑌</w:t>
      </w:r>
      <w:r w:rsidRPr="00C76209">
        <w:rPr>
          <w:rFonts w:ascii="STIXGeneral-Regular" w:eastAsia="Times New Roman" w:hAnsi="STIXGeneral-Regular" w:cs="Times New Roman"/>
          <w:color w:val="333333"/>
          <w:kern w:val="0"/>
          <w:sz w:val="25"/>
          <w:szCs w:val="25"/>
          <w:bdr w:val="none" w:sz="0" w:space="0" w:color="auto" w:frame="1"/>
          <w14:ligatures w14:val="none"/>
        </w:rPr>
        <w:t>(0)</w:t>
      </w:r>
      <w:r w:rsidRPr="00C76209">
        <w:rPr>
          <w:rFonts w:ascii="Helvetica Neue" w:eastAsia="Times New Roman" w:hAnsi="Helvetica Neue" w:cs="Times New Roman"/>
          <w:color w:val="333333"/>
          <w:kern w:val="0"/>
          <w:sz w:val="21"/>
          <w:szCs w:val="21"/>
          <w14:ligatures w14:val="none"/>
        </w:rPr>
        <w:t> almost surely</w:t>
      </w:r>
      <w:ins w:id="186" w:author="Kyungeun Jeon" w:date="2025-09-04T15:53:00Z" w16du:dateUtc="2025-09-04T19:53:00Z">
        <w:r w:rsidR="0046679F">
          <w:rPr>
            <w:rFonts w:ascii="Helvetica Neue" w:eastAsia="Times New Roman" w:hAnsi="Helvetica Neue" w:cs="Times New Roman"/>
            <w:color w:val="333333"/>
            <w:kern w:val="0"/>
            <w:sz w:val="21"/>
            <w:szCs w:val="21"/>
            <w14:ligatures w14:val="none"/>
          </w:rPr>
          <w:t xml:space="preserve">. </w:t>
        </w:r>
        <w:r w:rsidR="0046679F" w:rsidRPr="0046679F">
          <w:rPr>
            <w:rFonts w:ascii="Helvetica Neue" w:eastAsia="Times New Roman" w:hAnsi="Helvetica Neue" w:cs="Times New Roman"/>
            <w:color w:val="333333"/>
            <w:kern w:val="0"/>
            <w:sz w:val="21"/>
            <w:szCs w:val="21"/>
            <w14:ligatures w14:val="none"/>
          </w:rPr>
          <w:t xml:space="preserve">The observed outcome equals the potential outcome for the treatment </w:t>
        </w:r>
        <w:proofErr w:type="gramStart"/>
        <w:r w:rsidR="0046679F" w:rsidRPr="0046679F">
          <w:rPr>
            <w:rFonts w:ascii="Helvetica Neue" w:eastAsia="Times New Roman" w:hAnsi="Helvetica Neue" w:cs="Times New Roman"/>
            <w:color w:val="333333"/>
            <w:kern w:val="0"/>
            <w:sz w:val="21"/>
            <w:szCs w:val="21"/>
            <w14:ligatures w14:val="none"/>
          </w:rPr>
          <w:t>actually received</w:t>
        </w:r>
        <w:proofErr w:type="gramEnd"/>
        <w:r w:rsidR="0046679F" w:rsidRPr="0046679F">
          <w:rPr>
            <w:rFonts w:ascii="Helvetica Neue" w:eastAsia="Times New Roman" w:hAnsi="Helvetica Neue" w:cs="Times New Roman"/>
            <w:color w:val="333333"/>
            <w:kern w:val="0"/>
            <w:sz w:val="21"/>
            <w:szCs w:val="21"/>
            <w14:ligatures w14:val="none"/>
          </w:rPr>
          <w:t xml:space="preserve"> (i.e., no hidden or mismatched versions of treatment).</w:t>
        </w:r>
      </w:ins>
    </w:p>
    <w:p w14:paraId="53CBBE03" w14:textId="683A386B" w:rsidR="00C76209" w:rsidRPr="00C76209" w:rsidRDefault="00C76209" w:rsidP="00C76209">
      <w:pPr>
        <w:numPr>
          <w:ilvl w:val="0"/>
          <w:numId w:val="8"/>
        </w:numPr>
        <w:shd w:val="clear" w:color="auto" w:fill="FFFFFF"/>
        <w:spacing w:beforeAutospacing="1" w:after="0" w:afterAutospacing="1"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b/>
          <w:bCs/>
          <w:color w:val="333333"/>
          <w:kern w:val="0"/>
          <w:sz w:val="21"/>
          <w:szCs w:val="21"/>
          <w14:ligatures w14:val="none"/>
        </w:rPr>
        <w:t>Positivity of treatment assignment in each study:</w:t>
      </w:r>
      <w:r w:rsidRPr="00C76209">
        <w:rPr>
          <w:rFonts w:ascii="Helvetica Neue" w:eastAsia="Times New Roman" w:hAnsi="Helvetica Neue" w:cs="Times New Roman"/>
          <w:color w:val="333333"/>
          <w:kern w:val="0"/>
          <w:sz w:val="21"/>
          <w:szCs w:val="21"/>
          <w14:ligatures w14:val="none"/>
        </w:rPr>
        <w:t> There exists a constant </w:t>
      </w:r>
      <w:r w:rsidRPr="00C76209">
        <w:rPr>
          <w:rFonts w:ascii="Cambria Math" w:eastAsia="Times New Roman" w:hAnsi="Cambria Math" w:cs="Cambria Math"/>
          <w:color w:val="333333"/>
          <w:kern w:val="0"/>
          <w:sz w:val="25"/>
          <w:szCs w:val="25"/>
          <w:bdr w:val="none" w:sz="0" w:space="0" w:color="auto" w:frame="1"/>
          <w14:ligatures w14:val="none"/>
        </w:rPr>
        <w:t>𝑏</w:t>
      </w:r>
      <w:r w:rsidRPr="00C76209">
        <w:rPr>
          <w:rFonts w:ascii="STIXGeneral-Regular" w:eastAsia="Times New Roman" w:hAnsi="STIXGeneral-Regular" w:cs="Times New Roman"/>
          <w:color w:val="333333"/>
          <w:kern w:val="0"/>
          <w:sz w:val="25"/>
          <w:szCs w:val="25"/>
          <w:bdr w:val="none" w:sz="0" w:space="0" w:color="auto" w:frame="1"/>
          <w14:ligatures w14:val="none"/>
        </w:rPr>
        <w:t>&gt;0</w:t>
      </w:r>
      <w:r w:rsidRPr="00C76209">
        <w:rPr>
          <w:rFonts w:ascii="Helvetica Neue" w:eastAsia="Times New Roman" w:hAnsi="Helvetica Neue" w:cs="Times New Roman"/>
          <w:color w:val="333333"/>
          <w:kern w:val="0"/>
          <w:sz w:val="21"/>
          <w:szCs w:val="21"/>
          <w14:ligatures w14:val="none"/>
        </w:rPr>
        <w:t> such that </w:t>
      </w:r>
      <w:r w:rsidRPr="00C76209">
        <w:rPr>
          <w:rFonts w:ascii="Cambria Math" w:eastAsia="Times New Roman" w:hAnsi="Cambria Math" w:cs="Cambria Math"/>
          <w:color w:val="333333"/>
          <w:kern w:val="0"/>
          <w:sz w:val="25"/>
          <w:szCs w:val="25"/>
          <w:bdr w:val="none" w:sz="0" w:space="0" w:color="auto" w:frame="1"/>
          <w14:ligatures w14:val="none"/>
        </w:rPr>
        <w:t>𝑏</w:t>
      </w:r>
      <w:r w:rsidRPr="00C76209">
        <w:rPr>
          <w:rFonts w:ascii="STIXGeneral-Regular" w:eastAsia="Times New Roman" w:hAnsi="STIXGeneral-Regular" w:cs="Times New Roman"/>
          <w:color w:val="333333"/>
          <w:kern w:val="0"/>
          <w:sz w:val="25"/>
          <w:szCs w:val="25"/>
          <w:bdr w:val="none" w:sz="0" w:space="0" w:color="auto" w:frame="1"/>
          <w14:ligatures w14:val="none"/>
        </w:rPr>
        <w:t>&lt;</w:t>
      </w:r>
      <w:r w:rsidRPr="00C76209">
        <w:rPr>
          <w:rFonts w:ascii="Cambria Math" w:eastAsia="Times New Roman" w:hAnsi="Cambria Math" w:cs="Cambria Math"/>
          <w:color w:val="333333"/>
          <w:kern w:val="0"/>
          <w:sz w:val="25"/>
          <w:szCs w:val="25"/>
          <w:bdr w:val="none" w:sz="0" w:space="0" w:color="auto" w:frame="1"/>
          <w14:ligatures w14:val="none"/>
        </w:rPr>
        <w:t>𝑃</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color w:val="333333"/>
          <w:kern w:val="0"/>
          <w:sz w:val="25"/>
          <w:szCs w:val="25"/>
          <w:bdr w:val="none" w:sz="0" w:space="0" w:color="auto" w:frame="1"/>
          <w14:ligatures w14:val="none"/>
        </w:rPr>
        <w:t>𝐴</w:t>
      </w:r>
      <w:r w:rsidRPr="00C76209">
        <w:rPr>
          <w:rFonts w:ascii="STIXGeneral-Regular" w:eastAsia="Times New Roman" w:hAnsi="STIXGeneral-Regular" w:cs="Times New Roman"/>
          <w:color w:val="333333"/>
          <w:kern w:val="0"/>
          <w:sz w:val="25"/>
          <w:szCs w:val="25"/>
          <w:bdr w:val="none" w:sz="0" w:space="0" w:color="auto" w:frame="1"/>
          <w14:ligatures w14:val="none"/>
        </w:rPr>
        <w:t>=1</w:t>
      </w:r>
      <w:r w:rsidRPr="00C76209">
        <w:rPr>
          <w:rFonts w:ascii="STIXVariants" w:eastAsia="Times New Roman" w:hAnsi="STIXVariants" w:cs="Times New Roman"/>
          <w:color w:val="333333"/>
          <w:kern w:val="0"/>
          <w:sz w:val="25"/>
          <w:szCs w:val="25"/>
          <w:bdr w:val="none" w:sz="0" w:space="0" w:color="auto" w:frame="1"/>
          <w14:ligatures w14:val="none"/>
        </w:rPr>
        <w:t>|</w:t>
      </w:r>
      <w:r w:rsidRPr="00C76209">
        <w:rPr>
          <w:rFonts w:ascii="Cambria Math" w:eastAsia="Times New Roman" w:hAnsi="Cambria Math" w:cs="Cambria Math"/>
          <w:b/>
          <w:bCs/>
          <w:color w:val="333333"/>
          <w:kern w:val="0"/>
          <w:sz w:val="25"/>
          <w:szCs w:val="25"/>
          <w:bdr w:val="none" w:sz="0" w:space="0" w:color="auto" w:frame="1"/>
          <w14:ligatures w14:val="none"/>
        </w:rPr>
        <w:t>𝐗</w:t>
      </w:r>
      <w:r w:rsidRPr="00C76209">
        <w:rPr>
          <w:rFonts w:ascii="STIXGeneral-Regular" w:eastAsia="Times New Roman" w:hAnsi="STIXGeneral-Regular" w:cs="Times New Roman"/>
          <w:color w:val="333333"/>
          <w:kern w:val="0"/>
          <w:sz w:val="25"/>
          <w:szCs w:val="25"/>
          <w:bdr w:val="none" w:sz="0" w:space="0" w:color="auto" w:frame="1"/>
          <w14:ligatures w14:val="none"/>
        </w:rPr>
        <w:t>)&lt;1−</w:t>
      </w:r>
      <w:r w:rsidRPr="00C76209">
        <w:rPr>
          <w:rFonts w:ascii="Cambria Math" w:eastAsia="Times New Roman" w:hAnsi="Cambria Math" w:cs="Cambria Math"/>
          <w:color w:val="333333"/>
          <w:kern w:val="0"/>
          <w:sz w:val="25"/>
          <w:szCs w:val="25"/>
          <w:bdr w:val="none" w:sz="0" w:space="0" w:color="auto" w:frame="1"/>
          <w14:ligatures w14:val="none"/>
        </w:rPr>
        <w:t>𝑏</w:t>
      </w:r>
      <w:r w:rsidRPr="00C76209">
        <w:rPr>
          <w:rFonts w:ascii="Helvetica Neue" w:eastAsia="Times New Roman" w:hAnsi="Helvetica Neue" w:cs="Times New Roman"/>
          <w:color w:val="333333"/>
          <w:kern w:val="0"/>
          <w:sz w:val="21"/>
          <w:szCs w:val="21"/>
          <w14:ligatures w14:val="none"/>
        </w:rPr>
        <w:t> for all </w:t>
      </w:r>
      <w:r w:rsidRPr="00C76209">
        <w:rPr>
          <w:rFonts w:ascii="Cambria Math" w:eastAsia="Times New Roman" w:hAnsi="Cambria Math" w:cs="Cambria Math"/>
          <w:b/>
          <w:bCs/>
          <w:color w:val="333333"/>
          <w:kern w:val="0"/>
          <w:sz w:val="25"/>
          <w:szCs w:val="25"/>
          <w:bdr w:val="none" w:sz="0" w:space="0" w:color="auto" w:frame="1"/>
          <w14:ligatures w14:val="none"/>
        </w:rPr>
        <w:t>𝐗</w:t>
      </w:r>
      <w:ins w:id="187" w:author="Kyungeun Jeon" w:date="2025-09-04T15:54:00Z" w16du:dateUtc="2025-09-04T19:54:00Z">
        <w:r w:rsidR="0046679F" w:rsidRPr="0046679F">
          <w:rPr>
            <w:rFonts w:ascii="Helvetica Neue" w:eastAsia="Times New Roman" w:hAnsi="Helvetica Neue" w:cs="Times New Roman"/>
            <w:color w:val="333333"/>
            <w:kern w:val="0"/>
            <w:sz w:val="21"/>
            <w:szCs w:val="21"/>
            <w14:ligatures w14:val="none"/>
            <w:rPrChange w:id="188" w:author="Kyungeun Jeon" w:date="2025-09-04T15:54:00Z" w16du:dateUtc="2025-09-04T19:54:00Z">
              <w:rPr>
                <w:rFonts w:ascii="Cambria Math" w:eastAsia="Times New Roman" w:hAnsi="Cambria Math" w:cs="Cambria Math"/>
                <w:b/>
                <w:bCs/>
                <w:color w:val="333333"/>
                <w:kern w:val="0"/>
                <w:sz w:val="25"/>
                <w:szCs w:val="25"/>
                <w:bdr w:val="none" w:sz="0" w:space="0" w:color="auto" w:frame="1"/>
                <w14:ligatures w14:val="none"/>
              </w:rPr>
            </w:rPrChange>
          </w:rPr>
          <w:t>. Every covariate profile has a nonzero chance of receiving each treatment; no one is deterministically treated or untreated.</w:t>
        </w:r>
      </w:ins>
    </w:p>
    <w:p w14:paraId="4A456B0E" w14:textId="5B861903" w:rsidR="00C76209" w:rsidRPr="00C76209" w:rsidRDefault="00C76209" w:rsidP="00C76209">
      <w:pPr>
        <w:numPr>
          <w:ilvl w:val="0"/>
          <w:numId w:val="8"/>
        </w:numPr>
        <w:shd w:val="clear" w:color="auto" w:fill="FFFFFF"/>
        <w:spacing w:beforeAutospacing="1" w:after="0" w:afterAutospacing="1"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b/>
          <w:bCs/>
          <w:color w:val="333333"/>
          <w:kern w:val="0"/>
          <w:sz w:val="21"/>
          <w:szCs w:val="21"/>
          <w14:ligatures w14:val="none"/>
        </w:rPr>
        <w:t>Positivity of study membership:</w:t>
      </w:r>
      <w:r w:rsidRPr="00C76209">
        <w:rPr>
          <w:rFonts w:ascii="Helvetica Neue" w:eastAsia="Times New Roman" w:hAnsi="Helvetica Neue" w:cs="Times New Roman"/>
          <w:color w:val="333333"/>
          <w:kern w:val="0"/>
          <w:sz w:val="21"/>
          <w:szCs w:val="21"/>
          <w14:ligatures w14:val="none"/>
        </w:rPr>
        <w:t> There exists a constant </w:t>
      </w:r>
      <w:r w:rsidRPr="00C76209">
        <w:rPr>
          <w:rFonts w:ascii="Cambria Math" w:eastAsia="Times New Roman" w:hAnsi="Cambria Math" w:cs="Cambria Math"/>
          <w:color w:val="333333"/>
          <w:kern w:val="0"/>
          <w:sz w:val="25"/>
          <w:szCs w:val="25"/>
          <w:bdr w:val="none" w:sz="0" w:space="0" w:color="auto" w:frame="1"/>
          <w14:ligatures w14:val="none"/>
        </w:rPr>
        <w:t>𝑐</w:t>
      </w:r>
      <w:r w:rsidRPr="00C76209">
        <w:rPr>
          <w:rFonts w:ascii="STIXGeneral-Regular" w:eastAsia="Times New Roman" w:hAnsi="STIXGeneral-Regular" w:cs="Times New Roman"/>
          <w:color w:val="333333"/>
          <w:kern w:val="0"/>
          <w:sz w:val="25"/>
          <w:szCs w:val="25"/>
          <w:bdr w:val="none" w:sz="0" w:space="0" w:color="auto" w:frame="1"/>
          <w14:ligatures w14:val="none"/>
        </w:rPr>
        <w:t>&gt;0</w:t>
      </w:r>
      <w:r w:rsidRPr="00C76209">
        <w:rPr>
          <w:rFonts w:ascii="Helvetica Neue" w:eastAsia="Times New Roman" w:hAnsi="Helvetica Neue" w:cs="Times New Roman"/>
          <w:color w:val="333333"/>
          <w:kern w:val="0"/>
          <w:sz w:val="21"/>
          <w:szCs w:val="21"/>
          <w14:ligatures w14:val="none"/>
        </w:rPr>
        <w:t> such that </w:t>
      </w:r>
      <w:r w:rsidRPr="00C76209">
        <w:rPr>
          <w:rFonts w:ascii="Cambria Math" w:eastAsia="Times New Roman" w:hAnsi="Cambria Math" w:cs="Cambria Math"/>
          <w:color w:val="333333"/>
          <w:kern w:val="0"/>
          <w:sz w:val="25"/>
          <w:szCs w:val="25"/>
          <w:bdr w:val="none" w:sz="0" w:space="0" w:color="auto" w:frame="1"/>
          <w14:ligatures w14:val="none"/>
        </w:rPr>
        <w:t>𝑐</w:t>
      </w:r>
      <w:r w:rsidRPr="00C76209">
        <w:rPr>
          <w:rFonts w:ascii="STIXGeneral-Regular" w:eastAsia="Times New Roman" w:hAnsi="STIXGeneral-Regular" w:cs="Times New Roman"/>
          <w:color w:val="333333"/>
          <w:kern w:val="0"/>
          <w:sz w:val="25"/>
          <w:szCs w:val="25"/>
          <w:bdr w:val="none" w:sz="0" w:space="0" w:color="auto" w:frame="1"/>
          <w14:ligatures w14:val="none"/>
        </w:rPr>
        <w:t>&lt;</w:t>
      </w:r>
      <w:r w:rsidRPr="00C76209">
        <w:rPr>
          <w:rFonts w:ascii="Cambria Math" w:eastAsia="Times New Roman" w:hAnsi="Cambria Math" w:cs="Cambria Math"/>
          <w:color w:val="333333"/>
          <w:kern w:val="0"/>
          <w:sz w:val="25"/>
          <w:szCs w:val="25"/>
          <w:bdr w:val="none" w:sz="0" w:space="0" w:color="auto" w:frame="1"/>
          <w14:ligatures w14:val="none"/>
        </w:rPr>
        <w:t>𝑃</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color w:val="333333"/>
          <w:kern w:val="0"/>
          <w:sz w:val="25"/>
          <w:szCs w:val="25"/>
          <w:bdr w:val="none" w:sz="0" w:space="0" w:color="auto" w:frame="1"/>
          <w14:ligatures w14:val="none"/>
        </w:rPr>
        <w:t>𝑆</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color w:val="333333"/>
          <w:kern w:val="0"/>
          <w:sz w:val="25"/>
          <w:szCs w:val="25"/>
          <w:bdr w:val="none" w:sz="0" w:space="0" w:color="auto" w:frame="1"/>
          <w14:ligatures w14:val="none"/>
        </w:rPr>
        <w:t>𝑠</w:t>
      </w:r>
      <w:r w:rsidRPr="00C76209">
        <w:rPr>
          <w:rFonts w:ascii="STIXVariants" w:eastAsia="Times New Roman" w:hAnsi="STIXVariants" w:cs="Times New Roman"/>
          <w:color w:val="333333"/>
          <w:kern w:val="0"/>
          <w:sz w:val="25"/>
          <w:szCs w:val="25"/>
          <w:bdr w:val="none" w:sz="0" w:space="0" w:color="auto" w:frame="1"/>
          <w14:ligatures w14:val="none"/>
        </w:rPr>
        <w:t>|</w:t>
      </w:r>
      <w:r w:rsidRPr="00C76209">
        <w:rPr>
          <w:rFonts w:ascii="Cambria Math" w:eastAsia="Times New Roman" w:hAnsi="Cambria Math" w:cs="Cambria Math"/>
          <w:b/>
          <w:bCs/>
          <w:color w:val="333333"/>
          <w:kern w:val="0"/>
          <w:sz w:val="25"/>
          <w:szCs w:val="25"/>
          <w:bdr w:val="none" w:sz="0" w:space="0" w:color="auto" w:frame="1"/>
          <w14:ligatures w14:val="none"/>
        </w:rPr>
        <w:t>𝐗</w:t>
      </w:r>
      <w:r w:rsidRPr="00C76209">
        <w:rPr>
          <w:rFonts w:ascii="STIXGeneral-Regular" w:eastAsia="Times New Roman" w:hAnsi="STIXGeneral-Regular" w:cs="Times New Roman"/>
          <w:color w:val="333333"/>
          <w:kern w:val="0"/>
          <w:sz w:val="25"/>
          <w:szCs w:val="25"/>
          <w:bdr w:val="none" w:sz="0" w:space="0" w:color="auto" w:frame="1"/>
          <w14:ligatures w14:val="none"/>
        </w:rPr>
        <w:t>)&lt;1−</w:t>
      </w:r>
      <w:r w:rsidRPr="00C76209">
        <w:rPr>
          <w:rFonts w:ascii="Cambria Math" w:eastAsia="Times New Roman" w:hAnsi="Cambria Math" w:cs="Cambria Math"/>
          <w:color w:val="333333"/>
          <w:kern w:val="0"/>
          <w:sz w:val="25"/>
          <w:szCs w:val="25"/>
          <w:bdr w:val="none" w:sz="0" w:space="0" w:color="auto" w:frame="1"/>
          <w14:ligatures w14:val="none"/>
        </w:rPr>
        <w:t>𝑐</w:t>
      </w:r>
      <w:r w:rsidRPr="00C76209">
        <w:rPr>
          <w:rFonts w:ascii="Helvetica Neue" w:eastAsia="Times New Roman" w:hAnsi="Helvetica Neue" w:cs="Times New Roman"/>
          <w:color w:val="333333"/>
          <w:kern w:val="0"/>
          <w:sz w:val="21"/>
          <w:szCs w:val="21"/>
          <w14:ligatures w14:val="none"/>
        </w:rPr>
        <w:t> for all </w:t>
      </w:r>
      <w:r w:rsidRPr="00C76209">
        <w:rPr>
          <w:rFonts w:ascii="Cambria Math" w:eastAsia="Times New Roman" w:hAnsi="Cambria Math" w:cs="Cambria Math"/>
          <w:b/>
          <w:bCs/>
          <w:color w:val="333333"/>
          <w:kern w:val="0"/>
          <w:sz w:val="25"/>
          <w:szCs w:val="25"/>
          <w:bdr w:val="none" w:sz="0" w:space="0" w:color="auto" w:frame="1"/>
          <w14:ligatures w14:val="none"/>
        </w:rPr>
        <w:t>𝐗</w:t>
      </w:r>
      <w:r w:rsidRPr="00C76209">
        <w:rPr>
          <w:rFonts w:ascii="Helvetica Neue" w:eastAsia="Times New Roman" w:hAnsi="Helvetica Neue" w:cs="Times New Roman"/>
          <w:color w:val="333333"/>
          <w:kern w:val="0"/>
          <w:sz w:val="21"/>
          <w:szCs w:val="21"/>
          <w14:ligatures w14:val="none"/>
        </w:rPr>
        <w:t> and </w:t>
      </w:r>
      <w:r w:rsidRPr="00C76209">
        <w:rPr>
          <w:rFonts w:ascii="Cambria Math" w:eastAsia="Times New Roman" w:hAnsi="Cambria Math" w:cs="Cambria Math"/>
          <w:color w:val="333333"/>
          <w:kern w:val="0"/>
          <w:sz w:val="25"/>
          <w:szCs w:val="25"/>
          <w:bdr w:val="none" w:sz="0" w:space="0" w:color="auto" w:frame="1"/>
          <w14:ligatures w14:val="none"/>
        </w:rPr>
        <w:t>𝑠</w:t>
      </w:r>
      <w:r w:rsidRPr="00C76209">
        <w:rPr>
          <w:rFonts w:ascii="Helvetica Neue" w:eastAsia="Times New Roman" w:hAnsi="Helvetica Neue" w:cs="Times New Roman"/>
          <w:color w:val="333333"/>
          <w:kern w:val="0"/>
          <w:sz w:val="21"/>
          <w:szCs w:val="21"/>
          <w14:ligatures w14:val="none"/>
        </w:rPr>
        <w:t>.</w:t>
      </w:r>
      <w:commentRangeEnd w:id="177"/>
      <w:r w:rsidR="00E16258">
        <w:rPr>
          <w:rStyle w:val="CommentReference"/>
        </w:rPr>
        <w:commentReference w:id="177"/>
      </w:r>
      <w:commentRangeEnd w:id="178"/>
      <w:r w:rsidR="00AE2C00">
        <w:rPr>
          <w:rStyle w:val="CommentReference"/>
        </w:rPr>
        <w:commentReference w:id="178"/>
      </w:r>
      <w:commentRangeEnd w:id="179"/>
      <w:r w:rsidR="0046679F">
        <w:rPr>
          <w:rStyle w:val="CommentReference"/>
        </w:rPr>
        <w:commentReference w:id="179"/>
      </w:r>
      <w:ins w:id="189" w:author="Kyungeun Jeon" w:date="2025-09-04T15:54:00Z" w16du:dateUtc="2025-09-04T19:54:00Z">
        <w:r w:rsidR="0046679F">
          <w:rPr>
            <w:rFonts w:ascii="Helvetica Neue" w:eastAsia="Times New Roman" w:hAnsi="Helvetica Neue" w:cs="Times New Roman"/>
            <w:color w:val="333333"/>
            <w:kern w:val="0"/>
            <w:sz w:val="21"/>
            <w:szCs w:val="21"/>
            <w14:ligatures w14:val="none"/>
          </w:rPr>
          <w:t xml:space="preserve"> </w:t>
        </w:r>
        <w:r w:rsidR="0046679F" w:rsidRPr="0046679F">
          <w:rPr>
            <w:rFonts w:ascii="Helvetica Neue" w:eastAsia="Times New Roman" w:hAnsi="Helvetica Neue" w:cs="Times New Roman"/>
            <w:color w:val="333333"/>
            <w:kern w:val="0"/>
            <w:sz w:val="21"/>
            <w:szCs w:val="21"/>
            <w14:ligatures w14:val="none"/>
          </w:rPr>
          <w:t>For any covariate profile, inclusion in each study (or target population) has a nonzero probability, ensuring overlapping covariate support across studies.</w:t>
        </w:r>
      </w:ins>
    </w:p>
    <w:p w14:paraId="6428DC7D" w14:textId="77777777" w:rsidR="00C76209" w:rsidRPr="0046679F" w:rsidRDefault="00C76209" w:rsidP="00C76209">
      <w:pPr>
        <w:shd w:val="clear" w:color="auto" w:fill="FFFFFF"/>
        <w:spacing w:after="0" w:line="240" w:lineRule="auto"/>
        <w:rPr>
          <w:rFonts w:ascii="Helvetica Neue" w:eastAsia="Times New Roman" w:hAnsi="Helvetica Neue" w:cs="Times New Roman"/>
          <w:strike/>
          <w:color w:val="333333"/>
          <w:kern w:val="0"/>
          <w:sz w:val="21"/>
          <w:szCs w:val="21"/>
          <w14:ligatures w14:val="none"/>
          <w:rPrChange w:id="190" w:author="Kyungeun Jeon" w:date="2025-09-04T15:56:00Z" w16du:dateUtc="2025-09-04T19:56:00Z">
            <w:rPr>
              <w:rFonts w:ascii="Helvetica Neue" w:eastAsia="Times New Roman" w:hAnsi="Helvetica Neue" w:cs="Times New Roman"/>
              <w:color w:val="333333"/>
              <w:kern w:val="0"/>
              <w:sz w:val="21"/>
              <w:szCs w:val="21"/>
              <w14:ligatures w14:val="none"/>
            </w:rPr>
          </w:rPrChange>
        </w:rPr>
      </w:pPr>
      <w:commentRangeStart w:id="191"/>
      <w:commentRangeStart w:id="192"/>
      <w:proofErr w:type="spellStart"/>
      <w:r w:rsidRPr="0046679F">
        <w:rPr>
          <w:rFonts w:ascii="Helvetica Neue" w:eastAsia="Times New Roman" w:hAnsi="Helvetica Neue" w:cs="Times New Roman"/>
          <w:strike/>
          <w:color w:val="333333"/>
          <w:kern w:val="0"/>
          <w:sz w:val="21"/>
          <w:szCs w:val="21"/>
          <w14:ligatures w14:val="none"/>
          <w:rPrChange w:id="193" w:author="Kyungeun Jeon" w:date="2025-09-04T15:56:00Z" w16du:dateUtc="2025-09-04T19:56:00Z">
            <w:rPr>
              <w:rFonts w:ascii="Helvetica Neue" w:eastAsia="Times New Roman" w:hAnsi="Helvetica Neue" w:cs="Times New Roman"/>
              <w:color w:val="333333"/>
              <w:kern w:val="0"/>
              <w:sz w:val="21"/>
              <w:szCs w:val="21"/>
              <w14:ligatures w14:val="none"/>
            </w:rPr>
          </w:rPrChange>
        </w:rPr>
        <w:t>Unconfoundedness</w:t>
      </w:r>
      <w:proofErr w:type="spellEnd"/>
      <w:r w:rsidRPr="0046679F">
        <w:rPr>
          <w:rFonts w:ascii="Helvetica Neue" w:eastAsia="Times New Roman" w:hAnsi="Helvetica Neue" w:cs="Times New Roman"/>
          <w:strike/>
          <w:color w:val="333333"/>
          <w:kern w:val="0"/>
          <w:sz w:val="21"/>
          <w:szCs w:val="21"/>
          <w14:ligatures w14:val="none"/>
          <w:rPrChange w:id="194" w:author="Kyungeun Jeon" w:date="2025-09-04T15:56:00Z" w16du:dateUtc="2025-09-04T19:56:00Z">
            <w:rPr>
              <w:rFonts w:ascii="Helvetica Neue" w:eastAsia="Times New Roman" w:hAnsi="Helvetica Neue" w:cs="Times New Roman"/>
              <w:color w:val="333333"/>
              <w:kern w:val="0"/>
              <w:sz w:val="21"/>
              <w:szCs w:val="21"/>
              <w14:ligatures w14:val="none"/>
            </w:rPr>
          </w:rPrChange>
        </w:rPr>
        <w:t xml:space="preserve"> and positivity of treatment assignment are met by design in an RCT, and they can be </w:t>
      </w:r>
      <w:commentRangeStart w:id="195"/>
      <w:commentRangeStart w:id="196"/>
      <w:r w:rsidRPr="0046679F">
        <w:rPr>
          <w:rFonts w:ascii="Helvetica Neue" w:eastAsia="Times New Roman" w:hAnsi="Helvetica Neue" w:cs="Times New Roman"/>
          <w:strike/>
          <w:color w:val="333333"/>
          <w:kern w:val="0"/>
          <w:sz w:val="21"/>
          <w:szCs w:val="21"/>
          <w14:ligatures w14:val="none"/>
          <w:rPrChange w:id="197" w:author="Kyungeun Jeon" w:date="2025-09-04T15:56:00Z" w16du:dateUtc="2025-09-04T19:56:00Z">
            <w:rPr>
              <w:rFonts w:ascii="Helvetica Neue" w:eastAsia="Times New Roman" w:hAnsi="Helvetica Neue" w:cs="Times New Roman"/>
              <w:color w:val="333333"/>
              <w:kern w:val="0"/>
              <w:sz w:val="21"/>
              <w:szCs w:val="21"/>
              <w14:ligatures w14:val="none"/>
            </w:rPr>
          </w:rPrChange>
        </w:rPr>
        <w:t>evaluated in observati</w:t>
      </w:r>
      <w:commentRangeEnd w:id="195"/>
      <w:r w:rsidR="00AE2C00" w:rsidRPr="0046679F">
        <w:rPr>
          <w:rStyle w:val="CommentReference"/>
          <w:strike/>
          <w:rPrChange w:id="198" w:author="Kyungeun Jeon" w:date="2025-09-04T15:56:00Z" w16du:dateUtc="2025-09-04T19:56:00Z">
            <w:rPr>
              <w:rStyle w:val="CommentReference"/>
            </w:rPr>
          </w:rPrChange>
        </w:rPr>
        <w:commentReference w:id="195"/>
      </w:r>
      <w:commentRangeEnd w:id="196"/>
      <w:r w:rsidR="0046679F">
        <w:rPr>
          <w:rStyle w:val="CommentReference"/>
        </w:rPr>
        <w:commentReference w:id="196"/>
      </w:r>
      <w:r w:rsidRPr="0046679F">
        <w:rPr>
          <w:rFonts w:ascii="Helvetica Neue" w:eastAsia="Times New Roman" w:hAnsi="Helvetica Neue" w:cs="Times New Roman"/>
          <w:strike/>
          <w:color w:val="333333"/>
          <w:kern w:val="0"/>
          <w:sz w:val="21"/>
          <w:szCs w:val="21"/>
          <w14:ligatures w14:val="none"/>
          <w:rPrChange w:id="199" w:author="Kyungeun Jeon" w:date="2025-09-04T15:56:00Z" w16du:dateUtc="2025-09-04T19:56:00Z">
            <w:rPr>
              <w:rFonts w:ascii="Helvetica Neue" w:eastAsia="Times New Roman" w:hAnsi="Helvetica Neue" w:cs="Times New Roman"/>
              <w:color w:val="333333"/>
              <w:kern w:val="0"/>
              <w:sz w:val="21"/>
              <w:szCs w:val="21"/>
              <w14:ligatures w14:val="none"/>
            </w:rPr>
          </w:rPrChange>
        </w:rPr>
        <w:t>onal studies. Assumption 5, which requires that any covariate </w:t>
      </w:r>
      <w:r w:rsidRPr="0046679F">
        <w:rPr>
          <w:rFonts w:ascii="Cambria Math" w:eastAsia="Times New Roman" w:hAnsi="Cambria Math" w:cs="Cambria Math"/>
          <w:b/>
          <w:bCs/>
          <w:strike/>
          <w:color w:val="333333"/>
          <w:kern w:val="0"/>
          <w:sz w:val="25"/>
          <w:szCs w:val="25"/>
          <w:bdr w:val="none" w:sz="0" w:space="0" w:color="auto" w:frame="1"/>
          <w14:ligatures w14:val="none"/>
          <w:rPrChange w:id="200" w:author="Kyungeun Jeon" w:date="2025-09-04T15:56:00Z" w16du:dateUtc="2025-09-04T19:56:00Z">
            <w:rPr>
              <w:rFonts w:ascii="Cambria Math" w:eastAsia="Times New Roman" w:hAnsi="Cambria Math" w:cs="Cambria Math"/>
              <w:b/>
              <w:bCs/>
              <w:color w:val="333333"/>
              <w:kern w:val="0"/>
              <w:sz w:val="25"/>
              <w:szCs w:val="25"/>
              <w:bdr w:val="none" w:sz="0" w:space="0" w:color="auto" w:frame="1"/>
              <w14:ligatures w14:val="none"/>
            </w:rPr>
          </w:rPrChange>
        </w:rPr>
        <w:t>𝐗</w:t>
      </w:r>
      <w:r w:rsidRPr="0046679F">
        <w:rPr>
          <w:rFonts w:ascii="Helvetica Neue" w:eastAsia="Times New Roman" w:hAnsi="Helvetica Neue" w:cs="Times New Roman"/>
          <w:strike/>
          <w:color w:val="333333"/>
          <w:kern w:val="0"/>
          <w:sz w:val="21"/>
          <w:szCs w:val="21"/>
          <w14:ligatures w14:val="none"/>
          <w:rPrChange w:id="201" w:author="Kyungeun Jeon" w:date="2025-09-04T15:56:00Z" w16du:dateUtc="2025-09-04T19:56:00Z">
            <w:rPr>
              <w:rFonts w:ascii="Helvetica Neue" w:eastAsia="Times New Roman" w:hAnsi="Helvetica Neue" w:cs="Times New Roman"/>
              <w:color w:val="333333"/>
              <w:kern w:val="0"/>
              <w:sz w:val="21"/>
              <w:szCs w:val="21"/>
              <w14:ligatures w14:val="none"/>
            </w:rPr>
          </w:rPrChange>
        </w:rPr>
        <w:t xml:space="preserve"> is possible to be observed in all studies, may be </w:t>
      </w:r>
      <w:commentRangeStart w:id="202"/>
      <w:commentRangeStart w:id="203"/>
      <w:r w:rsidRPr="0046679F">
        <w:rPr>
          <w:rFonts w:ascii="Helvetica Neue" w:eastAsia="Times New Roman" w:hAnsi="Helvetica Neue" w:cs="Times New Roman"/>
          <w:strike/>
          <w:color w:val="333333"/>
          <w:kern w:val="0"/>
          <w:sz w:val="21"/>
          <w:szCs w:val="21"/>
          <w14:ligatures w14:val="none"/>
          <w:rPrChange w:id="204" w:author="Kyungeun Jeon" w:date="2025-09-04T15:56:00Z" w16du:dateUtc="2025-09-04T19:56:00Z">
            <w:rPr>
              <w:rFonts w:ascii="Helvetica Neue" w:eastAsia="Times New Roman" w:hAnsi="Helvetica Neue" w:cs="Times New Roman"/>
              <w:color w:val="333333"/>
              <w:kern w:val="0"/>
              <w:sz w:val="21"/>
              <w:szCs w:val="21"/>
              <w14:ligatures w14:val="none"/>
            </w:rPr>
          </w:rPrChange>
        </w:rPr>
        <w:t xml:space="preserve">relaxed depending on the estimation method </w:t>
      </w:r>
      <w:commentRangeEnd w:id="202"/>
      <w:r w:rsidR="00AE2C00" w:rsidRPr="0046679F">
        <w:rPr>
          <w:rStyle w:val="CommentReference"/>
          <w:strike/>
          <w:rPrChange w:id="205" w:author="Kyungeun Jeon" w:date="2025-09-04T15:56:00Z" w16du:dateUtc="2025-09-04T19:56:00Z">
            <w:rPr>
              <w:rStyle w:val="CommentReference"/>
            </w:rPr>
          </w:rPrChange>
        </w:rPr>
        <w:commentReference w:id="202"/>
      </w:r>
      <w:commentRangeEnd w:id="203"/>
      <w:r w:rsidR="0046679F" w:rsidRPr="0046679F">
        <w:rPr>
          <w:rStyle w:val="CommentReference"/>
          <w:strike/>
          <w:rPrChange w:id="206" w:author="Kyungeun Jeon" w:date="2025-09-04T15:56:00Z" w16du:dateUtc="2025-09-04T19:56:00Z">
            <w:rPr>
              <w:rStyle w:val="CommentReference"/>
            </w:rPr>
          </w:rPrChange>
        </w:rPr>
        <w:commentReference w:id="203"/>
      </w:r>
      <w:r w:rsidRPr="0046679F">
        <w:rPr>
          <w:rFonts w:ascii="Helvetica Neue" w:eastAsia="Times New Roman" w:hAnsi="Helvetica Neue" w:cs="Times New Roman"/>
          <w:strike/>
          <w:color w:val="333333"/>
          <w:kern w:val="0"/>
          <w:sz w:val="21"/>
          <w:szCs w:val="21"/>
          <w14:ligatures w14:val="none"/>
          <w:rPrChange w:id="207" w:author="Kyungeun Jeon" w:date="2025-09-04T15:56:00Z" w16du:dateUtc="2025-09-04T19:56:00Z">
            <w:rPr>
              <w:rFonts w:ascii="Helvetica Neue" w:eastAsia="Times New Roman" w:hAnsi="Helvetica Neue" w:cs="Times New Roman"/>
              <w:color w:val="333333"/>
              <w:kern w:val="0"/>
              <w:sz w:val="21"/>
              <w:szCs w:val="21"/>
              <w14:ligatures w14:val="none"/>
            </w:rPr>
          </w:rPrChange>
        </w:rPr>
        <w:t>used.</w:t>
      </w:r>
      <w:commentRangeEnd w:id="191"/>
      <w:r w:rsidR="00E16258" w:rsidRPr="0046679F">
        <w:rPr>
          <w:rStyle w:val="CommentReference"/>
          <w:strike/>
          <w:rPrChange w:id="208" w:author="Kyungeun Jeon" w:date="2025-09-04T15:56:00Z" w16du:dateUtc="2025-09-04T19:56:00Z">
            <w:rPr>
              <w:rStyle w:val="CommentReference"/>
            </w:rPr>
          </w:rPrChange>
        </w:rPr>
        <w:commentReference w:id="191"/>
      </w:r>
      <w:commentRangeEnd w:id="192"/>
      <w:r w:rsidR="0046679F">
        <w:rPr>
          <w:rStyle w:val="CommentReference"/>
        </w:rPr>
        <w:commentReference w:id="192"/>
      </w:r>
    </w:p>
    <w:p w14:paraId="3EE61A61" w14:textId="77777777" w:rsidR="00E16258" w:rsidRDefault="00E16258" w:rsidP="00C76209">
      <w:pPr>
        <w:shd w:val="clear" w:color="auto" w:fill="FFFFFF"/>
        <w:spacing w:after="150" w:line="240" w:lineRule="auto"/>
        <w:rPr>
          <w:ins w:id="209" w:author="Daniel Obeng" w:date="2025-07-31T13:52:00Z"/>
          <w:rFonts w:ascii="Helvetica Neue" w:eastAsia="Times New Roman" w:hAnsi="Helvetica Neue" w:cs="Times New Roman"/>
          <w:color w:val="333333"/>
          <w:kern w:val="0"/>
          <w:sz w:val="21"/>
          <w:szCs w:val="21"/>
          <w14:ligatures w14:val="none"/>
        </w:rPr>
      </w:pPr>
    </w:p>
    <w:p w14:paraId="0E9F908A" w14:textId="37322719"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When </w:t>
      </w:r>
      <w:r w:rsidRPr="00C76209">
        <w:rPr>
          <w:rFonts w:ascii="Courier New" w:eastAsia="Times New Roman" w:hAnsi="Courier New" w:cs="Courier New"/>
          <w:color w:val="333333"/>
          <w:kern w:val="0"/>
          <w:sz w:val="19"/>
          <w:szCs w:val="19"/>
          <w14:ligatures w14:val="none"/>
        </w:rPr>
        <w:t>multicate</w:t>
      </w:r>
      <w:r w:rsidRPr="00C76209">
        <w:rPr>
          <w:rFonts w:ascii="Helvetica Neue" w:eastAsia="Times New Roman" w:hAnsi="Helvetica Neue" w:cs="Times New Roman"/>
          <w:color w:val="333333"/>
          <w:kern w:val="0"/>
          <w:sz w:val="21"/>
          <w:szCs w:val="21"/>
          <w14:ligatures w14:val="none"/>
        </w:rPr>
        <w:t xml:space="preserve"> is used for predicting the CATE in a target population, we </w:t>
      </w:r>
      <w:r w:rsidR="00E16258">
        <w:rPr>
          <w:rFonts w:ascii="Helvetica Neue" w:eastAsia="Times New Roman" w:hAnsi="Helvetica Neue" w:cs="Times New Roman"/>
          <w:color w:val="333333"/>
          <w:kern w:val="0"/>
          <w:sz w:val="21"/>
          <w:szCs w:val="21"/>
          <w14:ligatures w14:val="none"/>
        </w:rPr>
        <w:t>must additionally assume:</w:t>
      </w:r>
    </w:p>
    <w:p w14:paraId="3FCBBC10" w14:textId="77777777" w:rsidR="0046679F" w:rsidRPr="0046679F" w:rsidRDefault="00C76209" w:rsidP="0046679F">
      <w:pPr>
        <w:pStyle w:val="ListParagraph"/>
        <w:numPr>
          <w:ilvl w:val="0"/>
          <w:numId w:val="9"/>
        </w:numPr>
        <w:rPr>
          <w:ins w:id="210" w:author="Kyungeun Jeon" w:date="2025-09-04T16:01:00Z" w16du:dateUtc="2025-09-04T20:01:00Z"/>
          <w:rFonts w:ascii="Helvetica Neue" w:eastAsia="Times New Roman" w:hAnsi="Helvetica Neue" w:cs="Times New Roman"/>
          <w:color w:val="333333"/>
          <w:kern w:val="0"/>
          <w:sz w:val="21"/>
          <w:szCs w:val="21"/>
          <w14:ligatures w14:val="none"/>
        </w:rPr>
      </w:pPr>
      <w:r w:rsidRPr="0046679F">
        <w:rPr>
          <w:rFonts w:ascii="Helvetica Neue" w:eastAsia="Times New Roman" w:hAnsi="Helvetica Neue" w:cs="Times New Roman"/>
          <w:b/>
          <w:bCs/>
          <w:color w:val="333333"/>
          <w:kern w:val="0"/>
          <w:sz w:val="21"/>
          <w:szCs w:val="21"/>
          <w14:ligatures w14:val="none"/>
        </w:rPr>
        <w:t>Positivity of target population:</w:t>
      </w:r>
      <w:r w:rsidRPr="0046679F">
        <w:rPr>
          <w:rFonts w:ascii="Helvetica Neue" w:eastAsia="Times New Roman" w:hAnsi="Helvetica Neue" w:cs="Times New Roman"/>
          <w:color w:val="333333"/>
          <w:kern w:val="0"/>
          <w:sz w:val="21"/>
          <w:szCs w:val="21"/>
          <w14:ligatures w14:val="none"/>
        </w:rPr>
        <w:t> There exists a constant </w:t>
      </w:r>
      <w:r w:rsidRPr="0046679F">
        <w:rPr>
          <w:rFonts w:ascii="Cambria Math" w:eastAsia="Times New Roman" w:hAnsi="Cambria Math" w:cs="Cambria Math"/>
          <w:color w:val="333333"/>
          <w:kern w:val="0"/>
          <w:sz w:val="25"/>
          <w:szCs w:val="25"/>
          <w:bdr w:val="none" w:sz="0" w:space="0" w:color="auto" w:frame="1"/>
          <w14:ligatures w14:val="none"/>
        </w:rPr>
        <w:t>𝑑</w:t>
      </w:r>
      <w:r w:rsidRPr="0046679F">
        <w:rPr>
          <w:rFonts w:ascii="STIXGeneral-Regular" w:eastAsia="Times New Roman" w:hAnsi="STIXGeneral-Regular" w:cs="Times New Roman"/>
          <w:color w:val="333333"/>
          <w:kern w:val="0"/>
          <w:sz w:val="25"/>
          <w:szCs w:val="25"/>
          <w:bdr w:val="none" w:sz="0" w:space="0" w:color="auto" w:frame="1"/>
          <w14:ligatures w14:val="none"/>
        </w:rPr>
        <w:t>&gt;0</w:t>
      </w:r>
      <w:r w:rsidRPr="0046679F">
        <w:rPr>
          <w:rFonts w:ascii="Helvetica Neue" w:eastAsia="Times New Roman" w:hAnsi="Helvetica Neue" w:cs="Times New Roman"/>
          <w:color w:val="333333"/>
          <w:kern w:val="0"/>
          <w:sz w:val="21"/>
          <w:szCs w:val="21"/>
          <w14:ligatures w14:val="none"/>
        </w:rPr>
        <w:t> such that </w:t>
      </w:r>
      <w:r w:rsidRPr="0046679F">
        <w:rPr>
          <w:rFonts w:ascii="Cambria Math" w:eastAsia="Times New Roman" w:hAnsi="Cambria Math" w:cs="Cambria Math"/>
          <w:color w:val="333333"/>
          <w:kern w:val="0"/>
          <w:sz w:val="25"/>
          <w:szCs w:val="25"/>
          <w:bdr w:val="none" w:sz="0" w:space="0" w:color="auto" w:frame="1"/>
          <w14:ligatures w14:val="none"/>
        </w:rPr>
        <w:t>𝑑</w:t>
      </w:r>
      <w:r w:rsidRPr="0046679F">
        <w:rPr>
          <w:rFonts w:ascii="STIXGeneral-Regular" w:eastAsia="Times New Roman" w:hAnsi="STIXGeneral-Regular" w:cs="Times New Roman"/>
          <w:color w:val="333333"/>
          <w:kern w:val="0"/>
          <w:sz w:val="25"/>
          <w:szCs w:val="25"/>
          <w:bdr w:val="none" w:sz="0" w:space="0" w:color="auto" w:frame="1"/>
          <w14:ligatures w14:val="none"/>
        </w:rPr>
        <w:t>&lt;</w:t>
      </w:r>
      <w:r w:rsidRPr="0046679F">
        <w:rPr>
          <w:rFonts w:ascii="Cambria Math" w:eastAsia="Times New Roman" w:hAnsi="Cambria Math" w:cs="Cambria Math"/>
          <w:color w:val="333333"/>
          <w:kern w:val="0"/>
          <w:sz w:val="25"/>
          <w:szCs w:val="25"/>
          <w:bdr w:val="none" w:sz="0" w:space="0" w:color="auto" w:frame="1"/>
          <w14:ligatures w14:val="none"/>
        </w:rPr>
        <w:t>𝑃</w:t>
      </w:r>
      <w:r w:rsidRPr="0046679F">
        <w:rPr>
          <w:rFonts w:ascii="STIXGeneral-Regular" w:eastAsia="Times New Roman" w:hAnsi="STIXGeneral-Regular" w:cs="Times New Roman"/>
          <w:color w:val="333333"/>
          <w:kern w:val="0"/>
          <w:sz w:val="25"/>
          <w:szCs w:val="25"/>
          <w:bdr w:val="none" w:sz="0" w:space="0" w:color="auto" w:frame="1"/>
          <w14:ligatures w14:val="none"/>
        </w:rPr>
        <w:t>(</w:t>
      </w:r>
      <w:r w:rsidRPr="0046679F">
        <w:rPr>
          <w:rFonts w:ascii="Cambria Math" w:eastAsia="Times New Roman" w:hAnsi="Cambria Math" w:cs="Cambria Math"/>
          <w:color w:val="333333"/>
          <w:kern w:val="0"/>
          <w:sz w:val="25"/>
          <w:szCs w:val="25"/>
          <w:bdr w:val="none" w:sz="0" w:space="0" w:color="auto" w:frame="1"/>
          <w14:ligatures w14:val="none"/>
        </w:rPr>
        <w:t>𝑆</w:t>
      </w:r>
      <w:r w:rsidRPr="0046679F">
        <w:rPr>
          <w:rFonts w:ascii="STIXGeneral-Regular" w:eastAsia="Times New Roman" w:hAnsi="STIXGeneral-Regular" w:cs="Times New Roman"/>
          <w:color w:val="333333"/>
          <w:kern w:val="0"/>
          <w:sz w:val="25"/>
          <w:szCs w:val="25"/>
          <w:bdr w:val="none" w:sz="0" w:space="0" w:color="auto" w:frame="1"/>
          <w14:ligatures w14:val="none"/>
        </w:rPr>
        <w:t>=</w:t>
      </w:r>
      <w:r w:rsidRPr="0046679F">
        <w:rPr>
          <w:rFonts w:ascii="Cambria Math" w:eastAsia="Times New Roman" w:hAnsi="Cambria Math" w:cs="Cambria Math"/>
          <w:color w:val="333333"/>
          <w:kern w:val="0"/>
          <w:sz w:val="25"/>
          <w:szCs w:val="25"/>
          <w:bdr w:val="none" w:sz="0" w:space="0" w:color="auto" w:frame="1"/>
          <w14:ligatures w14:val="none"/>
        </w:rPr>
        <w:t>𝑠</w:t>
      </w:r>
      <w:r w:rsidRPr="0046679F">
        <w:rPr>
          <w:rFonts w:ascii="STIXVariants" w:eastAsia="Times New Roman" w:hAnsi="STIXVariants" w:cs="Times New Roman"/>
          <w:color w:val="333333"/>
          <w:kern w:val="0"/>
          <w:sz w:val="25"/>
          <w:szCs w:val="25"/>
          <w:bdr w:val="none" w:sz="0" w:space="0" w:color="auto" w:frame="1"/>
          <w14:ligatures w14:val="none"/>
        </w:rPr>
        <w:t>|</w:t>
      </w:r>
      <w:r w:rsidRPr="0046679F">
        <w:rPr>
          <w:rFonts w:ascii="Cambria Math" w:eastAsia="Times New Roman" w:hAnsi="Cambria Math" w:cs="Cambria Math"/>
          <w:b/>
          <w:bCs/>
          <w:color w:val="333333"/>
          <w:kern w:val="0"/>
          <w:sz w:val="25"/>
          <w:szCs w:val="25"/>
          <w:bdr w:val="none" w:sz="0" w:space="0" w:color="auto" w:frame="1"/>
          <w14:ligatures w14:val="none"/>
        </w:rPr>
        <w:t>𝐗</w:t>
      </w:r>
      <w:r w:rsidRPr="0046679F">
        <w:rPr>
          <w:rFonts w:ascii="STIXGeneral-Regular" w:eastAsia="Times New Roman" w:hAnsi="STIXGeneral-Regular" w:cs="Times New Roman"/>
          <w:color w:val="333333"/>
          <w:kern w:val="0"/>
          <w:sz w:val="25"/>
          <w:szCs w:val="25"/>
          <w:bdr w:val="none" w:sz="0" w:space="0" w:color="auto" w:frame="1"/>
          <w14:ligatures w14:val="none"/>
        </w:rPr>
        <w:t>)&lt;1−</w:t>
      </w:r>
      <w:r w:rsidRPr="0046679F">
        <w:rPr>
          <w:rFonts w:ascii="Cambria Math" w:eastAsia="Times New Roman" w:hAnsi="Cambria Math" w:cs="Cambria Math"/>
          <w:color w:val="333333"/>
          <w:kern w:val="0"/>
          <w:sz w:val="25"/>
          <w:szCs w:val="25"/>
          <w:bdr w:val="none" w:sz="0" w:space="0" w:color="auto" w:frame="1"/>
          <w14:ligatures w14:val="none"/>
        </w:rPr>
        <w:t>𝑑</w:t>
      </w:r>
      <w:r w:rsidRPr="0046679F">
        <w:rPr>
          <w:rFonts w:ascii="Helvetica Neue" w:eastAsia="Times New Roman" w:hAnsi="Helvetica Neue" w:cs="Times New Roman"/>
          <w:color w:val="333333"/>
          <w:kern w:val="0"/>
          <w:sz w:val="21"/>
          <w:szCs w:val="21"/>
          <w14:ligatures w14:val="none"/>
        </w:rPr>
        <w:t> for all </w:t>
      </w:r>
      <w:r w:rsidRPr="0046679F">
        <w:rPr>
          <w:rFonts w:ascii="Cambria Math" w:eastAsia="Times New Roman" w:hAnsi="Cambria Math" w:cs="Cambria Math"/>
          <w:b/>
          <w:bCs/>
          <w:color w:val="333333"/>
          <w:kern w:val="0"/>
          <w:sz w:val="25"/>
          <w:szCs w:val="25"/>
          <w:bdr w:val="none" w:sz="0" w:space="0" w:color="auto" w:frame="1"/>
          <w14:ligatures w14:val="none"/>
        </w:rPr>
        <w:t>𝐗</w:t>
      </w:r>
      <w:r w:rsidRPr="0046679F">
        <w:rPr>
          <w:rFonts w:ascii="Helvetica Neue" w:eastAsia="Times New Roman" w:hAnsi="Helvetica Neue" w:cs="Times New Roman"/>
          <w:color w:val="333333"/>
          <w:kern w:val="0"/>
          <w:sz w:val="21"/>
          <w:szCs w:val="21"/>
          <w14:ligatures w14:val="none"/>
        </w:rPr>
        <w:t> </w:t>
      </w:r>
      <w:r w:rsidRPr="0046679F">
        <w:rPr>
          <w:rFonts w:ascii="Helvetica Neue" w:eastAsia="Times New Roman" w:hAnsi="Helvetica Neue" w:cs="Times New Roman"/>
          <w:i/>
          <w:iCs/>
          <w:color w:val="333333"/>
          <w:kern w:val="0"/>
          <w:sz w:val="21"/>
          <w:szCs w:val="21"/>
          <w14:ligatures w14:val="none"/>
        </w:rPr>
        <w:t>in the target population</w:t>
      </w:r>
      <w:r w:rsidRPr="0046679F">
        <w:rPr>
          <w:rFonts w:ascii="Helvetica Neue" w:eastAsia="Times New Roman" w:hAnsi="Helvetica Neue" w:cs="Times New Roman"/>
          <w:color w:val="333333"/>
          <w:kern w:val="0"/>
          <w:sz w:val="21"/>
          <w:szCs w:val="21"/>
          <w14:ligatures w14:val="none"/>
        </w:rPr>
        <w:t> and for all </w:t>
      </w:r>
      <w:r w:rsidRPr="0046679F">
        <w:rPr>
          <w:rFonts w:ascii="Cambria Math" w:eastAsia="Times New Roman" w:hAnsi="Cambria Math" w:cs="Cambria Math"/>
          <w:color w:val="333333"/>
          <w:kern w:val="0"/>
          <w:sz w:val="25"/>
          <w:szCs w:val="25"/>
          <w:bdr w:val="none" w:sz="0" w:space="0" w:color="auto" w:frame="1"/>
          <w14:ligatures w14:val="none"/>
        </w:rPr>
        <w:t>𝑠</w:t>
      </w:r>
      <w:r w:rsidRPr="0046679F">
        <w:rPr>
          <w:rFonts w:ascii="Helvetica Neue" w:eastAsia="Times New Roman" w:hAnsi="Helvetica Neue" w:cs="Times New Roman"/>
          <w:color w:val="333333"/>
          <w:kern w:val="0"/>
          <w:sz w:val="21"/>
          <w:szCs w:val="21"/>
          <w14:ligatures w14:val="none"/>
        </w:rPr>
        <w:t>. </w:t>
      </w:r>
      <w:ins w:id="211" w:author="Kyungeun Jeon" w:date="2025-09-04T16:01:00Z" w16du:dateUtc="2025-09-04T20:01:00Z">
        <w:r w:rsidR="0046679F" w:rsidRPr="0046679F">
          <w:rPr>
            <w:rFonts w:ascii="Helvetica Neue" w:eastAsia="Times New Roman" w:hAnsi="Helvetica Neue" w:cs="Times New Roman"/>
            <w:color w:val="333333"/>
            <w:kern w:val="0"/>
            <w:sz w:val="21"/>
            <w:szCs w:val="21"/>
            <w14:ligatures w14:val="none"/>
          </w:rPr>
          <w:t>In the target population, no covariate profile is deterministically excluded from any study-every type of person has some chance of appearing in each study-so the trials collectively cover the target's covariate support for transportability.</w:t>
        </w:r>
      </w:ins>
    </w:p>
    <w:p w14:paraId="1A78AB8B" w14:textId="05FA758D" w:rsidR="00C76209" w:rsidRDefault="00C76209" w:rsidP="0046679F">
      <w:pPr>
        <w:shd w:val="clear" w:color="auto" w:fill="FFFFFF"/>
        <w:spacing w:beforeAutospacing="1" w:after="0" w:afterAutospacing="1" w:line="240" w:lineRule="auto"/>
        <w:rPr>
          <w:ins w:id="212" w:author="Kyungeun Jeon" w:date="2025-09-04T16:01:00Z" w16du:dateUtc="2025-09-04T20:01:00Z"/>
          <w:rFonts w:ascii="Helvetica Neue" w:eastAsia="Times New Roman" w:hAnsi="Helvetica Neue" w:cs="Times New Roman"/>
          <w:color w:val="333333"/>
          <w:kern w:val="0"/>
          <w:sz w:val="21"/>
          <w:szCs w:val="21"/>
          <w14:ligatures w14:val="none"/>
        </w:rPr>
      </w:pPr>
    </w:p>
    <w:p w14:paraId="70AF63E0" w14:textId="77777777" w:rsidR="0046679F" w:rsidRPr="00C76209" w:rsidRDefault="0046679F">
      <w:pPr>
        <w:shd w:val="clear" w:color="auto" w:fill="FFFFFF"/>
        <w:spacing w:beforeAutospacing="1" w:after="0" w:afterAutospacing="1" w:line="240" w:lineRule="auto"/>
        <w:rPr>
          <w:rFonts w:ascii="Helvetica Neue" w:eastAsia="Times New Roman" w:hAnsi="Helvetica Neue" w:cs="Times New Roman"/>
          <w:color w:val="333333"/>
          <w:kern w:val="0"/>
          <w:sz w:val="21"/>
          <w:szCs w:val="21"/>
          <w14:ligatures w14:val="none"/>
        </w:rPr>
        <w:pPrChange w:id="213" w:author="Kyungeun Jeon" w:date="2025-09-04T16:01:00Z" w16du:dateUtc="2025-09-04T20:01:00Z">
          <w:pPr>
            <w:numPr>
              <w:numId w:val="9"/>
            </w:numPr>
            <w:shd w:val="clear" w:color="auto" w:fill="FFFFFF"/>
            <w:tabs>
              <w:tab w:val="num" w:pos="720"/>
            </w:tabs>
            <w:spacing w:beforeAutospacing="1" w:after="0" w:afterAutospacing="1" w:line="240" w:lineRule="auto"/>
            <w:ind w:left="720" w:hanging="360"/>
          </w:pPr>
        </w:pPrChange>
      </w:pPr>
    </w:p>
    <w:p w14:paraId="52E5CF00" w14:textId="77777777" w:rsidR="00AE38DE" w:rsidRPr="00373F7C" w:rsidRDefault="00AE38DE" w:rsidP="0085265E">
      <w:pPr>
        <w:shd w:val="clear" w:color="auto" w:fill="FFFFFF"/>
        <w:spacing w:before="300" w:after="150" w:line="240" w:lineRule="auto"/>
        <w:outlineLvl w:val="0"/>
        <w:rPr>
          <w:ins w:id="214" w:author="Daniel Obeng" w:date="2025-07-31T15:32:00Z"/>
          <w:rFonts w:ascii="inherit" w:eastAsia="Times New Roman" w:hAnsi="inherit" w:cs="Times New Roman"/>
          <w:strike/>
          <w:color w:val="333333"/>
          <w:kern w:val="36"/>
          <w:sz w:val="51"/>
          <w:szCs w:val="51"/>
          <w14:ligatures w14:val="none"/>
          <w:rPrChange w:id="215" w:author="Kyungeun Jeon" w:date="2025-09-04T16:05:00Z" w16du:dateUtc="2025-09-04T20:05:00Z">
            <w:rPr>
              <w:ins w:id="216" w:author="Daniel Obeng" w:date="2025-07-31T15:32:00Z"/>
            </w:rPr>
          </w:rPrChange>
        </w:rPr>
      </w:pPr>
      <w:ins w:id="217" w:author="Daniel Obeng" w:date="2025-07-31T15:32:00Z">
        <w:r w:rsidRPr="00373F7C">
          <w:rPr>
            <w:rFonts w:ascii="inherit" w:eastAsia="Times New Roman" w:hAnsi="inherit" w:cs="Times New Roman"/>
            <w:strike/>
            <w:color w:val="333333"/>
            <w:kern w:val="36"/>
            <w:sz w:val="51"/>
            <w:szCs w:val="51"/>
            <w14:ligatures w14:val="none"/>
            <w:rPrChange w:id="218" w:author="Kyungeun Jeon" w:date="2025-09-04T16:05:00Z" w16du:dateUtc="2025-09-04T20:05:00Z">
              <w:rPr/>
            </w:rPrChange>
          </w:rPr>
          <w:t>Process of </w:t>
        </w:r>
        <w:r w:rsidRPr="00373F7C">
          <w:rPr>
            <w:rFonts w:ascii="Courier New" w:eastAsia="Times New Roman" w:hAnsi="Courier New" w:cs="Courier New"/>
            <w:strike/>
            <w:color w:val="333333"/>
            <w:kern w:val="36"/>
            <w:sz w:val="46"/>
            <w:szCs w:val="46"/>
            <w14:ligatures w14:val="none"/>
            <w:rPrChange w:id="219" w:author="Kyungeun Jeon" w:date="2025-09-04T16:05:00Z" w16du:dateUtc="2025-09-04T20:05:00Z">
              <w:rPr>
                <w:rFonts w:ascii="Courier New" w:hAnsi="Courier New" w:cs="Courier New"/>
                <w:sz w:val="46"/>
                <w:szCs w:val="46"/>
              </w:rPr>
            </w:rPrChange>
          </w:rPr>
          <w:t>multicate</w:t>
        </w:r>
        <w:r w:rsidRPr="00373F7C">
          <w:rPr>
            <w:rFonts w:ascii="inherit" w:eastAsia="Times New Roman" w:hAnsi="inherit" w:cs="Times New Roman"/>
            <w:strike/>
            <w:color w:val="333333"/>
            <w:kern w:val="36"/>
            <w:sz w:val="51"/>
            <w:szCs w:val="51"/>
            <w14:ligatures w14:val="none"/>
            <w:rPrChange w:id="220" w:author="Kyungeun Jeon" w:date="2025-09-04T16:05:00Z" w16du:dateUtc="2025-09-04T20:05:00Z">
              <w:rPr/>
            </w:rPrChange>
          </w:rPr>
          <w:t xml:space="preserve">: </w:t>
        </w:r>
        <w:commentRangeStart w:id="221"/>
        <w:commentRangeStart w:id="222"/>
        <w:r w:rsidRPr="00373F7C">
          <w:rPr>
            <w:rFonts w:ascii="inherit" w:eastAsia="Times New Roman" w:hAnsi="inherit" w:cs="Times New Roman"/>
            <w:strike/>
            <w:color w:val="333333"/>
            <w:kern w:val="36"/>
            <w:sz w:val="51"/>
            <w:szCs w:val="51"/>
            <w14:ligatures w14:val="none"/>
            <w:rPrChange w:id="223" w:author="Kyungeun Jeon" w:date="2025-09-04T16:05:00Z" w16du:dateUtc="2025-09-04T20:05:00Z">
              <w:rPr/>
            </w:rPrChange>
          </w:rPr>
          <w:t>Predict</w:t>
        </w:r>
      </w:ins>
      <w:commentRangeEnd w:id="221"/>
      <w:r w:rsidR="00896AFC" w:rsidRPr="00373F7C">
        <w:rPr>
          <w:rStyle w:val="CommentReference"/>
          <w:strike/>
          <w:rPrChange w:id="224" w:author="Kyungeun Jeon" w:date="2025-09-04T16:05:00Z" w16du:dateUtc="2025-09-04T20:05:00Z">
            <w:rPr>
              <w:rStyle w:val="CommentReference"/>
            </w:rPr>
          </w:rPrChange>
        </w:rPr>
        <w:commentReference w:id="221"/>
      </w:r>
      <w:commentRangeEnd w:id="222"/>
      <w:r w:rsidR="00373F7C">
        <w:rPr>
          <w:rStyle w:val="CommentReference"/>
        </w:rPr>
        <w:commentReference w:id="222"/>
      </w:r>
      <w:ins w:id="225" w:author="Daniel Obeng" w:date="2025-07-31T15:32:00Z">
        <w:r w:rsidRPr="00373F7C">
          <w:rPr>
            <w:rFonts w:ascii="inherit" w:eastAsia="Times New Roman" w:hAnsi="inherit" w:cs="Times New Roman"/>
            <w:strike/>
            <w:color w:val="333333"/>
            <w:kern w:val="36"/>
            <w:sz w:val="51"/>
            <w:szCs w:val="51"/>
            <w14:ligatures w14:val="none"/>
            <w:rPrChange w:id="226" w:author="Kyungeun Jeon" w:date="2025-09-04T16:05:00Z" w16du:dateUtc="2025-09-04T20:05:00Z">
              <w:rPr/>
            </w:rPrChange>
          </w:rPr>
          <w:t>ion</w:t>
        </w:r>
      </w:ins>
    </w:p>
    <w:p w14:paraId="2259A9D2" w14:textId="133FD04C" w:rsidR="00C76209" w:rsidRPr="00C76209" w:rsidRDefault="00AE38DE"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ins w:id="227" w:author="Daniel Obeng" w:date="2025-07-31T15:35:00Z">
        <w:r w:rsidRPr="00373F7C">
          <w:rPr>
            <w:rFonts w:ascii="Helvetica Neue" w:eastAsia="Times New Roman" w:hAnsi="Helvetica Neue" w:cs="Times New Roman"/>
            <w:strike/>
            <w:color w:val="333333"/>
            <w:kern w:val="0"/>
            <w:sz w:val="21"/>
            <w:szCs w:val="21"/>
            <w14:ligatures w14:val="none"/>
            <w:rPrChange w:id="228" w:author="Kyungeun Jeon" w:date="2025-09-04T16:05:00Z" w16du:dateUtc="2025-09-04T20:05:00Z">
              <w:rPr>
                <w:rFonts w:ascii="Helvetica Neue" w:eastAsia="Times New Roman" w:hAnsi="Helvetica Neue" w:cs="Times New Roman"/>
                <w:color w:val="333333"/>
                <w:kern w:val="0"/>
                <w:sz w:val="21"/>
                <w:szCs w:val="21"/>
                <w14:ligatures w14:val="none"/>
              </w:rPr>
            </w:rPrChange>
          </w:rPr>
          <w:t>To generate</w:t>
        </w:r>
      </w:ins>
      <w:ins w:id="229" w:author="Daniel Obeng" w:date="2025-07-31T15:33:00Z">
        <w:r w:rsidRPr="00373F7C">
          <w:rPr>
            <w:rFonts w:ascii="Helvetica Neue" w:eastAsia="Times New Roman" w:hAnsi="Helvetica Neue" w:cs="Times New Roman"/>
            <w:strike/>
            <w:color w:val="333333"/>
            <w:kern w:val="0"/>
            <w:sz w:val="21"/>
            <w:szCs w:val="21"/>
            <w14:ligatures w14:val="none"/>
            <w:rPrChange w:id="230" w:author="Kyungeun Jeon" w:date="2025-09-04T16:05:00Z" w16du:dateUtc="2025-09-04T20:05:00Z">
              <w:rPr>
                <w:rFonts w:ascii="Helvetica Neue" w:eastAsia="Times New Roman" w:hAnsi="Helvetica Neue" w:cs="Times New Roman"/>
                <w:color w:val="333333"/>
                <w:kern w:val="0"/>
                <w:sz w:val="21"/>
                <w:szCs w:val="21"/>
                <w14:ligatures w14:val="none"/>
              </w:rPr>
            </w:rPrChange>
          </w:rPr>
          <w:t xml:space="preserve"> </w:t>
        </w:r>
      </w:ins>
      <w:r w:rsidR="00C76209" w:rsidRPr="00373F7C">
        <w:rPr>
          <w:rFonts w:ascii="Helvetica Neue" w:eastAsia="Times New Roman" w:hAnsi="Helvetica Neue" w:cs="Times New Roman"/>
          <w:strike/>
          <w:color w:val="333333"/>
          <w:kern w:val="0"/>
          <w:sz w:val="21"/>
          <w:szCs w:val="21"/>
          <w14:ligatures w14:val="none"/>
          <w:rPrChange w:id="231" w:author="Kyungeun Jeon" w:date="2025-09-04T16:05:00Z" w16du:dateUtc="2025-09-04T20:05:00Z">
            <w:rPr>
              <w:rFonts w:ascii="Helvetica Neue" w:eastAsia="Times New Roman" w:hAnsi="Helvetica Neue" w:cs="Times New Roman"/>
              <w:color w:val="333333"/>
              <w:kern w:val="0"/>
              <w:sz w:val="21"/>
              <w:szCs w:val="21"/>
              <w14:ligatures w14:val="none"/>
            </w:rPr>
          </w:rPrChange>
        </w:rPr>
        <w:t xml:space="preserve">CATEs </w:t>
      </w:r>
      <w:ins w:id="232" w:author="Daniel Obeng" w:date="2025-07-31T15:35:00Z">
        <w:r w:rsidRPr="00373F7C">
          <w:rPr>
            <w:rFonts w:ascii="Helvetica Neue" w:eastAsia="Times New Roman" w:hAnsi="Helvetica Neue" w:cs="Times New Roman"/>
            <w:strike/>
            <w:color w:val="333333"/>
            <w:kern w:val="0"/>
            <w:sz w:val="21"/>
            <w:szCs w:val="21"/>
            <w14:ligatures w14:val="none"/>
            <w:rPrChange w:id="233" w:author="Kyungeun Jeon" w:date="2025-09-04T16:05:00Z" w16du:dateUtc="2025-09-04T20:05:00Z">
              <w:rPr>
                <w:rFonts w:ascii="Helvetica Neue" w:eastAsia="Times New Roman" w:hAnsi="Helvetica Neue" w:cs="Times New Roman"/>
                <w:color w:val="333333"/>
                <w:kern w:val="0"/>
                <w:sz w:val="21"/>
                <w:szCs w:val="21"/>
                <w14:ligatures w14:val="none"/>
              </w:rPr>
            </w:rPrChange>
          </w:rPr>
          <w:t xml:space="preserve">estimates </w:t>
        </w:r>
      </w:ins>
      <w:r w:rsidR="00C76209" w:rsidRPr="00373F7C">
        <w:rPr>
          <w:rFonts w:ascii="Helvetica Neue" w:eastAsia="Times New Roman" w:hAnsi="Helvetica Neue" w:cs="Times New Roman"/>
          <w:strike/>
          <w:color w:val="333333"/>
          <w:kern w:val="0"/>
          <w:sz w:val="21"/>
          <w:szCs w:val="21"/>
          <w14:ligatures w14:val="none"/>
          <w:rPrChange w:id="234" w:author="Kyungeun Jeon" w:date="2025-09-04T16:05:00Z" w16du:dateUtc="2025-09-04T20:05:00Z">
            <w:rPr>
              <w:rFonts w:ascii="Helvetica Neue" w:eastAsia="Times New Roman" w:hAnsi="Helvetica Neue" w:cs="Times New Roman"/>
              <w:color w:val="333333"/>
              <w:kern w:val="0"/>
              <w:sz w:val="21"/>
              <w:szCs w:val="21"/>
              <w14:ligatures w14:val="none"/>
            </w:rPr>
          </w:rPrChange>
        </w:rPr>
        <w:t xml:space="preserve">across multiple studies </w:t>
      </w:r>
      <w:ins w:id="235" w:author="Daniel Obeng" w:date="2025-07-31T15:37:00Z">
        <w:r w:rsidRPr="00373F7C">
          <w:rPr>
            <w:rFonts w:ascii="Helvetica Neue" w:eastAsia="Times New Roman" w:hAnsi="Helvetica Neue" w:cs="Times New Roman"/>
            <w:strike/>
            <w:color w:val="333333"/>
            <w:kern w:val="0"/>
            <w:sz w:val="21"/>
            <w:szCs w:val="21"/>
            <w14:ligatures w14:val="none"/>
            <w:rPrChange w:id="236" w:author="Kyungeun Jeon" w:date="2025-09-04T16:05:00Z" w16du:dateUtc="2025-09-04T20:05:00Z">
              <w:rPr>
                <w:rFonts w:ascii="Helvetica Neue" w:eastAsia="Times New Roman" w:hAnsi="Helvetica Neue" w:cs="Times New Roman"/>
                <w:color w:val="333333"/>
                <w:kern w:val="0"/>
                <w:sz w:val="21"/>
                <w:szCs w:val="21"/>
                <w14:ligatures w14:val="none"/>
              </w:rPr>
            </w:rPrChange>
          </w:rPr>
          <w:t xml:space="preserve">users must select a method for </w:t>
        </w:r>
        <w:r w:rsidRPr="00373F7C">
          <w:rPr>
            <w:rFonts w:ascii="Helvetica Neue" w:eastAsia="Times New Roman" w:hAnsi="Helvetica Neue" w:cs="Times New Roman"/>
            <w:i/>
            <w:iCs/>
            <w:strike/>
            <w:color w:val="333333"/>
            <w:kern w:val="0"/>
            <w:sz w:val="21"/>
            <w:szCs w:val="21"/>
            <w14:ligatures w14:val="none"/>
            <w:rPrChange w:id="237" w:author="Kyungeun Jeon" w:date="2025-09-04T16:05:00Z" w16du:dateUtc="2025-09-04T20:05:00Z">
              <w:rPr>
                <w:rFonts w:ascii="Helvetica Neue" w:eastAsia="Times New Roman" w:hAnsi="Helvetica Neue" w:cs="Times New Roman"/>
                <w:color w:val="333333"/>
                <w:kern w:val="0"/>
                <w:sz w:val="21"/>
                <w:szCs w:val="21"/>
                <w14:ligatures w14:val="none"/>
              </w:rPr>
            </w:rPrChange>
          </w:rPr>
          <w:t>estimating</w:t>
        </w:r>
        <w:r w:rsidRPr="00373F7C">
          <w:rPr>
            <w:rFonts w:ascii="Helvetica Neue" w:eastAsia="Times New Roman" w:hAnsi="Helvetica Neue" w:cs="Times New Roman"/>
            <w:strike/>
            <w:color w:val="333333"/>
            <w:kern w:val="0"/>
            <w:sz w:val="21"/>
            <w:szCs w:val="21"/>
            <w14:ligatures w14:val="none"/>
            <w:rPrChange w:id="238" w:author="Kyungeun Jeon" w:date="2025-09-04T16:05:00Z" w16du:dateUtc="2025-09-04T20:05:00Z">
              <w:rPr>
                <w:rFonts w:ascii="Helvetica Neue" w:eastAsia="Times New Roman" w:hAnsi="Helvetica Neue" w:cs="Times New Roman"/>
                <w:color w:val="333333"/>
                <w:kern w:val="0"/>
                <w:sz w:val="21"/>
                <w:szCs w:val="21"/>
                <w14:ligatures w14:val="none"/>
              </w:rPr>
            </w:rPrChange>
          </w:rPr>
          <w:t xml:space="preserve"> </w:t>
        </w:r>
      </w:ins>
      <w:r w:rsidR="00C76209" w:rsidRPr="00373F7C">
        <w:rPr>
          <w:rFonts w:ascii="Helvetica Neue" w:eastAsia="Times New Roman" w:hAnsi="Helvetica Neue" w:cs="Times New Roman"/>
          <w:strike/>
          <w:color w:val="333333"/>
          <w:kern w:val="0"/>
          <w:sz w:val="21"/>
          <w:szCs w:val="21"/>
          <w14:ligatures w14:val="none"/>
          <w:rPrChange w:id="239" w:author="Kyungeun Jeon" w:date="2025-09-04T16:05:00Z" w16du:dateUtc="2025-09-04T20:05:00Z">
            <w:rPr>
              <w:rFonts w:ascii="Helvetica Neue" w:eastAsia="Times New Roman" w:hAnsi="Helvetica Neue" w:cs="Times New Roman"/>
              <w:color w:val="333333"/>
              <w:kern w:val="0"/>
              <w:sz w:val="21"/>
              <w:szCs w:val="21"/>
              <w14:ligatures w14:val="none"/>
            </w:rPr>
          </w:rPrChange>
        </w:rPr>
        <w:t>CATE</w:t>
      </w:r>
      <w:ins w:id="240" w:author="Daniel Obeng" w:date="2025-07-31T15:37:00Z">
        <w:r w:rsidRPr="00373F7C">
          <w:rPr>
            <w:rFonts w:ascii="Helvetica Neue" w:eastAsia="Times New Roman" w:hAnsi="Helvetica Neue" w:cs="Times New Roman"/>
            <w:strike/>
            <w:color w:val="333333"/>
            <w:kern w:val="0"/>
            <w:sz w:val="21"/>
            <w:szCs w:val="21"/>
            <w14:ligatures w14:val="none"/>
            <w:rPrChange w:id="241" w:author="Kyungeun Jeon" w:date="2025-09-04T16:05:00Z" w16du:dateUtc="2025-09-04T20:05:00Z">
              <w:rPr>
                <w:rFonts w:ascii="Helvetica Neue" w:eastAsia="Times New Roman" w:hAnsi="Helvetica Neue" w:cs="Times New Roman"/>
                <w:color w:val="333333"/>
                <w:kern w:val="0"/>
                <w:sz w:val="21"/>
                <w:szCs w:val="21"/>
                <w14:ligatures w14:val="none"/>
              </w:rPr>
            </w:rPrChange>
          </w:rPr>
          <w:t>s</w:t>
        </w:r>
      </w:ins>
      <w:r w:rsidR="00C76209" w:rsidRPr="00373F7C">
        <w:rPr>
          <w:rFonts w:ascii="Helvetica Neue" w:eastAsia="Times New Roman" w:hAnsi="Helvetica Neue" w:cs="Times New Roman"/>
          <w:strike/>
          <w:color w:val="333333"/>
          <w:kern w:val="0"/>
          <w:sz w:val="21"/>
          <w:szCs w:val="21"/>
          <w14:ligatures w14:val="none"/>
          <w:rPrChange w:id="242" w:author="Kyungeun Jeon" w:date="2025-09-04T16:05:00Z" w16du:dateUtc="2025-09-04T20:05:00Z">
            <w:rPr>
              <w:rFonts w:ascii="Helvetica Neue" w:eastAsia="Times New Roman" w:hAnsi="Helvetica Neue" w:cs="Times New Roman"/>
              <w:color w:val="333333"/>
              <w:kern w:val="0"/>
              <w:sz w:val="21"/>
              <w:szCs w:val="21"/>
              <w14:ligatures w14:val="none"/>
            </w:rPr>
          </w:rPrChange>
        </w:rPr>
        <w:t xml:space="preserve"> </w:t>
      </w:r>
      <w:proofErr w:type="spellStart"/>
      <w:ins w:id="243" w:author="Daniel Obeng" w:date="2025-07-31T15:37:00Z">
        <w:r w:rsidRPr="00373F7C">
          <w:rPr>
            <w:rFonts w:ascii="Helvetica Neue" w:eastAsia="Times New Roman" w:hAnsi="Helvetica Neue" w:cs="Times New Roman"/>
            <w:strike/>
            <w:color w:val="333333"/>
            <w:kern w:val="0"/>
            <w:sz w:val="21"/>
            <w:szCs w:val="21"/>
            <w14:ligatures w14:val="none"/>
            <w:rPrChange w:id="244" w:author="Kyungeun Jeon" w:date="2025-09-04T16:05:00Z" w16du:dateUtc="2025-09-04T20:05:00Z">
              <w:rPr>
                <w:rFonts w:ascii="Helvetica Neue" w:eastAsia="Times New Roman" w:hAnsi="Helvetica Neue" w:cs="Times New Roman"/>
                <w:color w:val="333333"/>
                <w:kern w:val="0"/>
                <w:sz w:val="21"/>
                <w:szCs w:val="21"/>
                <w14:ligatures w14:val="none"/>
              </w:rPr>
            </w:rPrChange>
          </w:rPr>
          <w:t>within</w:t>
        </w:r>
      </w:ins>
      <w:r w:rsidR="00C76209" w:rsidRPr="00373F7C">
        <w:rPr>
          <w:rFonts w:ascii="Helvetica Neue" w:eastAsia="Times New Roman" w:hAnsi="Helvetica Neue" w:cs="Times New Roman"/>
          <w:strike/>
          <w:color w:val="333333"/>
          <w:kern w:val="0"/>
          <w:sz w:val="21"/>
          <w:szCs w:val="21"/>
          <w14:ligatures w14:val="none"/>
          <w:rPrChange w:id="245" w:author="Kyungeun Jeon" w:date="2025-09-04T16:05:00Z" w16du:dateUtc="2025-09-04T20:05:00Z">
            <w:rPr>
              <w:rFonts w:ascii="Helvetica Neue" w:eastAsia="Times New Roman" w:hAnsi="Helvetica Neue" w:cs="Times New Roman"/>
              <w:color w:val="333333"/>
              <w:kern w:val="0"/>
              <w:sz w:val="21"/>
              <w:szCs w:val="21"/>
              <w14:ligatures w14:val="none"/>
            </w:rPr>
          </w:rPrChange>
        </w:rPr>
        <w:t>in</w:t>
      </w:r>
      <w:proofErr w:type="spellEnd"/>
      <w:r w:rsidR="00C76209" w:rsidRPr="00373F7C">
        <w:rPr>
          <w:rFonts w:ascii="Helvetica Neue" w:eastAsia="Times New Roman" w:hAnsi="Helvetica Neue" w:cs="Times New Roman"/>
          <w:strike/>
          <w:color w:val="333333"/>
          <w:kern w:val="0"/>
          <w:sz w:val="21"/>
          <w:szCs w:val="21"/>
          <w14:ligatures w14:val="none"/>
          <w:rPrChange w:id="246" w:author="Kyungeun Jeon" w:date="2025-09-04T16:05:00Z" w16du:dateUtc="2025-09-04T20:05:00Z">
            <w:rPr>
              <w:rFonts w:ascii="Helvetica Neue" w:eastAsia="Times New Roman" w:hAnsi="Helvetica Neue" w:cs="Times New Roman"/>
              <w:color w:val="333333"/>
              <w:kern w:val="0"/>
              <w:sz w:val="21"/>
              <w:szCs w:val="21"/>
              <w14:ligatures w14:val="none"/>
            </w:rPr>
          </w:rPrChange>
        </w:rPr>
        <w:t xml:space="preserve"> a single study</w:t>
      </w:r>
      <w:ins w:id="247" w:author="Daniel Obeng" w:date="2025-07-31T15:38:00Z">
        <w:r w:rsidRPr="00373F7C">
          <w:rPr>
            <w:rFonts w:ascii="Helvetica Neue" w:eastAsia="Times New Roman" w:hAnsi="Helvetica Neue" w:cs="Times New Roman"/>
            <w:strike/>
            <w:color w:val="333333"/>
            <w:kern w:val="0"/>
            <w:sz w:val="21"/>
            <w:szCs w:val="21"/>
            <w14:ligatures w14:val="none"/>
            <w:rPrChange w:id="248" w:author="Kyungeun Jeon" w:date="2025-09-04T16:05:00Z" w16du:dateUtc="2025-09-04T20:05:00Z">
              <w:rPr>
                <w:rFonts w:ascii="Helvetica Neue" w:eastAsia="Times New Roman" w:hAnsi="Helvetica Neue" w:cs="Times New Roman"/>
                <w:color w:val="333333"/>
                <w:kern w:val="0"/>
                <w:sz w:val="21"/>
                <w:szCs w:val="21"/>
                <w14:ligatures w14:val="none"/>
              </w:rPr>
            </w:rPrChange>
          </w:rPr>
          <w:t xml:space="preserve"> and an</w:t>
        </w:r>
        <w:r w:rsidRPr="00373F7C" w:rsidDel="00AE38DE">
          <w:rPr>
            <w:rFonts w:ascii="Helvetica Neue" w:eastAsia="Times New Roman" w:hAnsi="Helvetica Neue" w:cs="Times New Roman"/>
            <w:strike/>
            <w:color w:val="333333"/>
            <w:kern w:val="0"/>
            <w:sz w:val="21"/>
            <w:szCs w:val="21"/>
            <w14:ligatures w14:val="none"/>
            <w:rPrChange w:id="249" w:author="Kyungeun Jeon" w:date="2025-09-04T16:05:00Z" w16du:dateUtc="2025-09-04T20:05:00Z">
              <w:rPr>
                <w:rFonts w:ascii="Helvetica Neue" w:eastAsia="Times New Roman" w:hAnsi="Helvetica Neue" w:cs="Times New Roman"/>
                <w:color w:val="333333"/>
                <w:kern w:val="0"/>
                <w:sz w:val="21"/>
                <w:szCs w:val="21"/>
                <w14:ligatures w14:val="none"/>
              </w:rPr>
            </w:rPrChange>
          </w:rPr>
          <w:t xml:space="preserve"> </w:t>
        </w:r>
      </w:ins>
      <w:r w:rsidR="00C76209" w:rsidRPr="00373F7C">
        <w:rPr>
          <w:rFonts w:ascii="Helvetica Neue" w:eastAsia="Times New Roman" w:hAnsi="Helvetica Neue" w:cs="Times New Roman"/>
          <w:i/>
          <w:iCs/>
          <w:strike/>
          <w:color w:val="333333"/>
          <w:kern w:val="0"/>
          <w:sz w:val="21"/>
          <w:szCs w:val="21"/>
          <w14:ligatures w14:val="none"/>
          <w:rPrChange w:id="250" w:author="Kyungeun Jeon" w:date="2025-09-04T16:05:00Z" w16du:dateUtc="2025-09-04T20:05:00Z">
            <w:rPr>
              <w:rFonts w:ascii="Helvetica Neue" w:eastAsia="Times New Roman" w:hAnsi="Helvetica Neue" w:cs="Times New Roman"/>
              <w:i/>
              <w:iCs/>
              <w:color w:val="333333"/>
              <w:kern w:val="0"/>
              <w:sz w:val="21"/>
              <w:szCs w:val="21"/>
              <w14:ligatures w14:val="none"/>
            </w:rPr>
          </w:rPrChange>
        </w:rPr>
        <w:t>aggregation</w:t>
      </w:r>
      <w:r w:rsidR="00C76209" w:rsidRPr="00373F7C">
        <w:rPr>
          <w:rFonts w:ascii="Helvetica Neue" w:eastAsia="Times New Roman" w:hAnsi="Helvetica Neue" w:cs="Times New Roman"/>
          <w:strike/>
          <w:color w:val="333333"/>
          <w:kern w:val="0"/>
          <w:sz w:val="21"/>
          <w:szCs w:val="21"/>
          <w14:ligatures w14:val="none"/>
          <w:rPrChange w:id="251" w:author="Kyungeun Jeon" w:date="2025-09-04T16:05:00Z" w16du:dateUtc="2025-09-04T20:05:00Z">
            <w:rPr>
              <w:rFonts w:ascii="Helvetica Neue" w:eastAsia="Times New Roman" w:hAnsi="Helvetica Neue" w:cs="Times New Roman"/>
              <w:color w:val="333333"/>
              <w:kern w:val="0"/>
              <w:sz w:val="21"/>
              <w:szCs w:val="21"/>
              <w14:ligatures w14:val="none"/>
            </w:rPr>
          </w:rPrChange>
        </w:rPr>
        <w:t> method that extends the application to multiple studies at once. </w:t>
      </w:r>
      <w:ins w:id="252" w:author="Daniel Obeng" w:date="2025-07-31T15:38:00Z">
        <w:r w:rsidRPr="00373F7C">
          <w:rPr>
            <w:rFonts w:ascii="Helvetica Neue" w:eastAsia="Times New Roman" w:hAnsi="Helvetica Neue" w:cs="Times New Roman"/>
            <w:strike/>
            <w:color w:val="333333"/>
            <w:kern w:val="0"/>
            <w:sz w:val="21"/>
            <w:szCs w:val="21"/>
            <w14:ligatures w14:val="none"/>
            <w:rPrChange w:id="253" w:author="Kyungeun Jeon" w:date="2025-09-04T16:05:00Z" w16du:dateUtc="2025-09-04T20:05:00Z">
              <w:rPr>
                <w:rFonts w:ascii="Helvetica Neue" w:eastAsia="Times New Roman" w:hAnsi="Helvetica Neue" w:cs="Times New Roman"/>
                <w:color w:val="333333"/>
                <w:kern w:val="0"/>
                <w:sz w:val="21"/>
                <w:szCs w:val="21"/>
                <w14:ligatures w14:val="none"/>
              </w:rPr>
            </w:rPrChange>
          </w:rPr>
          <w:t xml:space="preserve">The following estimation and aggregation methods are currently available in the </w:t>
        </w:r>
      </w:ins>
      <w:r w:rsidR="00C76209" w:rsidRPr="00373F7C">
        <w:rPr>
          <w:rFonts w:ascii="Courier New" w:eastAsia="Times New Roman" w:hAnsi="Courier New" w:cs="Courier New"/>
          <w:strike/>
          <w:color w:val="333333"/>
          <w:kern w:val="0"/>
          <w:sz w:val="19"/>
          <w:szCs w:val="19"/>
          <w14:ligatures w14:val="none"/>
          <w:rPrChange w:id="254" w:author="Kyungeun Jeon" w:date="2025-09-04T16:05:00Z" w16du:dateUtc="2025-09-04T20:05:00Z">
            <w:rPr>
              <w:rFonts w:ascii="Courier New" w:eastAsia="Times New Roman" w:hAnsi="Courier New" w:cs="Courier New"/>
              <w:color w:val="333333"/>
              <w:kern w:val="0"/>
              <w:sz w:val="19"/>
              <w:szCs w:val="19"/>
              <w14:ligatures w14:val="none"/>
            </w:rPr>
          </w:rPrChange>
        </w:rPr>
        <w:t>multicate</w:t>
      </w:r>
      <w:r w:rsidR="00C76209" w:rsidRPr="00373F7C">
        <w:rPr>
          <w:rFonts w:ascii="Helvetica Neue" w:eastAsia="Times New Roman" w:hAnsi="Helvetica Neue" w:cs="Times New Roman"/>
          <w:strike/>
          <w:color w:val="333333"/>
          <w:kern w:val="0"/>
          <w:sz w:val="21"/>
          <w:szCs w:val="21"/>
          <w14:ligatures w14:val="none"/>
          <w:rPrChange w:id="255" w:author="Kyungeun Jeon" w:date="2025-09-04T16:05:00Z" w16du:dateUtc="2025-09-04T20:05:00Z">
            <w:rPr>
              <w:rFonts w:ascii="Helvetica Neue" w:eastAsia="Times New Roman" w:hAnsi="Helvetica Neue" w:cs="Times New Roman"/>
              <w:color w:val="333333"/>
              <w:kern w:val="0"/>
              <w:sz w:val="21"/>
              <w:szCs w:val="21"/>
              <w14:ligatures w14:val="none"/>
            </w:rPr>
          </w:rPrChange>
        </w:rPr>
        <w:t> </w:t>
      </w:r>
      <w:ins w:id="256" w:author="Daniel Obeng" w:date="2025-07-31T15:38:00Z">
        <w:r w:rsidRPr="00373F7C">
          <w:rPr>
            <w:rFonts w:ascii="Helvetica Neue" w:eastAsia="Times New Roman" w:hAnsi="Helvetica Neue" w:cs="Times New Roman"/>
            <w:strike/>
            <w:color w:val="333333"/>
            <w:kern w:val="0"/>
            <w:sz w:val="21"/>
            <w:szCs w:val="21"/>
            <w14:ligatures w14:val="none"/>
            <w:rPrChange w:id="257" w:author="Kyungeun Jeon" w:date="2025-09-04T16:05:00Z" w16du:dateUtc="2025-09-04T20:05:00Z">
              <w:rPr>
                <w:rFonts w:ascii="Helvetica Neue" w:eastAsia="Times New Roman" w:hAnsi="Helvetica Neue" w:cs="Times New Roman"/>
                <w:color w:val="333333"/>
                <w:kern w:val="0"/>
                <w:sz w:val="21"/>
                <w:szCs w:val="21"/>
                <w14:ligatures w14:val="none"/>
              </w:rPr>
            </w:rPrChange>
          </w:rPr>
          <w:t>pack</w:t>
        </w:r>
      </w:ins>
      <w:ins w:id="258" w:author="Daniel Obeng" w:date="2025-07-31T15:39:00Z">
        <w:r w:rsidRPr="00373F7C">
          <w:rPr>
            <w:rFonts w:ascii="Helvetica Neue" w:eastAsia="Times New Roman" w:hAnsi="Helvetica Neue" w:cs="Times New Roman"/>
            <w:strike/>
            <w:color w:val="333333"/>
            <w:kern w:val="0"/>
            <w:sz w:val="21"/>
            <w:szCs w:val="21"/>
            <w14:ligatures w14:val="none"/>
            <w:rPrChange w:id="259" w:author="Kyungeun Jeon" w:date="2025-09-04T16:05:00Z" w16du:dateUtc="2025-09-04T20:05:00Z">
              <w:rPr>
                <w:rFonts w:ascii="Helvetica Neue" w:eastAsia="Times New Roman" w:hAnsi="Helvetica Neue" w:cs="Times New Roman"/>
                <w:color w:val="333333"/>
                <w:kern w:val="0"/>
                <w:sz w:val="21"/>
                <w:szCs w:val="21"/>
                <w14:ligatures w14:val="none"/>
              </w:rPr>
            </w:rPrChange>
          </w:rPr>
          <w:t>age:</w:t>
        </w:r>
      </w:ins>
    </w:p>
    <w:p w14:paraId="64D4AB36" w14:textId="77777777" w:rsidR="00C76209" w:rsidRPr="00C76209" w:rsidRDefault="00C76209" w:rsidP="00C76209">
      <w:pPr>
        <w:shd w:val="clear" w:color="auto" w:fill="FFFFFF"/>
        <w:spacing w:before="300" w:after="150" w:line="240" w:lineRule="auto"/>
        <w:outlineLvl w:val="1"/>
        <w:rPr>
          <w:rFonts w:ascii="inherit" w:eastAsia="Times New Roman" w:hAnsi="inherit" w:cs="Times New Roman"/>
          <w:color w:val="333333"/>
          <w:kern w:val="0"/>
          <w:sz w:val="45"/>
          <w:szCs w:val="45"/>
          <w14:ligatures w14:val="none"/>
        </w:rPr>
      </w:pPr>
      <w:r w:rsidRPr="00C76209">
        <w:rPr>
          <w:rFonts w:ascii="inherit" w:eastAsia="Times New Roman" w:hAnsi="inherit" w:cs="Times New Roman"/>
          <w:color w:val="333333"/>
          <w:kern w:val="0"/>
          <w:sz w:val="45"/>
          <w:szCs w:val="45"/>
          <w14:ligatures w14:val="none"/>
        </w:rPr>
        <w:lastRenderedPageBreak/>
        <w:t>Estimation Methods</w:t>
      </w:r>
    </w:p>
    <w:p w14:paraId="4DB93339" w14:textId="772AA448" w:rsidR="00C76209" w:rsidRPr="00C76209" w:rsidRDefault="00AE38DE"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commentRangeStart w:id="260"/>
      <w:commentRangeStart w:id="261"/>
      <w:ins w:id="262" w:author="Daniel Obeng" w:date="2025-07-31T15:40:00Z">
        <w:r>
          <w:rPr>
            <w:rFonts w:ascii="Helvetica Neue" w:eastAsia="Times New Roman" w:hAnsi="Helvetica Neue" w:cs="Times New Roman"/>
            <w:color w:val="333333"/>
            <w:kern w:val="0"/>
            <w:sz w:val="21"/>
            <w:szCs w:val="21"/>
            <w14:ligatures w14:val="none"/>
          </w:rPr>
          <w:t>R</w:t>
        </w:r>
      </w:ins>
      <w:r w:rsidR="00C76209" w:rsidRPr="00C76209">
        <w:rPr>
          <w:rFonts w:ascii="Helvetica Neue" w:eastAsia="Times New Roman" w:hAnsi="Helvetica Neue" w:cs="Times New Roman"/>
          <w:color w:val="333333"/>
          <w:kern w:val="0"/>
          <w:sz w:val="21"/>
          <w:szCs w:val="21"/>
          <w14:ligatures w14:val="none"/>
        </w:rPr>
        <w:t>eal-world clinical data often involve complex structures that violate parametric assumptions.</w:t>
      </w:r>
      <w:ins w:id="263" w:author="Kyungeun Jeon" w:date="2025-09-04T16:21:00Z" w16du:dateUtc="2025-09-04T20:21:00Z">
        <w:r w:rsidR="0085265E" w:rsidRPr="0085265E">
          <w:t xml:space="preserve"> </w:t>
        </w:r>
        <w:r w:rsidR="0085265E" w:rsidRPr="0085265E">
          <w:rPr>
            <w:rFonts w:ascii="Helvetica Neue" w:eastAsia="Times New Roman" w:hAnsi="Helvetica Neue" w:cs="Times New Roman"/>
            <w:color w:val="333333"/>
            <w:kern w:val="0"/>
            <w:sz w:val="21"/>
            <w:szCs w:val="21"/>
            <w14:ligatures w14:val="none"/>
          </w:rPr>
          <w:t>`</w:t>
        </w:r>
        <w:proofErr w:type="spellStart"/>
        <w:r w:rsidR="0085265E" w:rsidRPr="0085265E">
          <w:rPr>
            <w:rFonts w:ascii="Helvetica Neue" w:eastAsia="Times New Roman" w:hAnsi="Helvetica Neue" w:cs="Times New Roman"/>
            <w:color w:val="333333"/>
            <w:kern w:val="0"/>
            <w:sz w:val="21"/>
            <w:szCs w:val="21"/>
            <w14:ligatures w14:val="none"/>
          </w:rPr>
          <w:t>multiacate</w:t>
        </w:r>
        <w:proofErr w:type="spellEnd"/>
        <w:r w:rsidR="0085265E" w:rsidRPr="0085265E">
          <w:rPr>
            <w:rFonts w:ascii="Helvetica Neue" w:eastAsia="Times New Roman" w:hAnsi="Helvetica Neue" w:cs="Times New Roman"/>
            <w:color w:val="333333"/>
            <w:kern w:val="0"/>
            <w:sz w:val="21"/>
            <w:szCs w:val="21"/>
            <w14:ligatures w14:val="none"/>
          </w:rPr>
          <w:t>` offers two non-parametric methods, S-learner and Causal forest.</w:t>
        </w:r>
      </w:ins>
      <w:del w:id="264" w:author="Kyungeun Jeon" w:date="2025-09-04T16:21:00Z" w16du:dateUtc="2025-09-04T20:21:00Z">
        <w:r w:rsidR="00C76209" w:rsidRPr="00C76209" w:rsidDel="00373F7C">
          <w:rPr>
            <w:rFonts w:ascii="Helvetica Neue" w:eastAsia="Times New Roman" w:hAnsi="Helvetica Neue" w:cs="Times New Roman"/>
            <w:color w:val="333333"/>
            <w:kern w:val="0"/>
            <w:sz w:val="21"/>
            <w:szCs w:val="21"/>
            <w14:ligatures w14:val="none"/>
          </w:rPr>
          <w:delText xml:space="preserve"> Unlike parametric models that require pre-specification of effect moderators and distributional assumptions,</w:delText>
        </w:r>
      </w:del>
      <w:r w:rsidR="00C76209" w:rsidRPr="00C76209">
        <w:rPr>
          <w:rFonts w:ascii="Helvetica Neue" w:eastAsia="Times New Roman" w:hAnsi="Helvetica Neue" w:cs="Times New Roman"/>
          <w:color w:val="333333"/>
          <w:kern w:val="0"/>
          <w:sz w:val="21"/>
          <w:szCs w:val="21"/>
          <w14:ligatures w14:val="none"/>
        </w:rPr>
        <w:t xml:space="preserve"> </w:t>
      </w:r>
      <w:commentRangeEnd w:id="260"/>
      <w:r>
        <w:rPr>
          <w:rStyle w:val="CommentReference"/>
        </w:rPr>
        <w:commentReference w:id="260"/>
      </w:r>
      <w:commentRangeEnd w:id="261"/>
      <w:r w:rsidR="00607A9C">
        <w:rPr>
          <w:rStyle w:val="CommentReference"/>
        </w:rPr>
        <w:commentReference w:id="261"/>
      </w:r>
      <w:ins w:id="265" w:author="Kyungeun Jeon" w:date="2025-09-04T16:22:00Z" w16du:dateUtc="2025-09-04T20:22:00Z">
        <w:r w:rsidR="0085265E" w:rsidRPr="0085265E">
          <w:t xml:space="preserve"> </w:t>
        </w:r>
        <w:r w:rsidR="0085265E" w:rsidRPr="0085265E">
          <w:rPr>
            <w:rFonts w:ascii="Helvetica Neue" w:eastAsia="Times New Roman" w:hAnsi="Helvetica Neue" w:cs="Times New Roman"/>
            <w:color w:val="333333"/>
            <w:kern w:val="0"/>
            <w:sz w:val="21"/>
            <w:szCs w:val="21"/>
            <w14:ligatures w14:val="none"/>
          </w:rPr>
          <w:t>Non-parametric methods can be particularly useful because they</w:t>
        </w:r>
      </w:ins>
      <w:del w:id="266" w:author="Kyungeun Jeon" w:date="2025-09-04T16:21:00Z" w16du:dateUtc="2025-09-04T20:21:00Z">
        <w:r w:rsidR="00C76209" w:rsidRPr="00C76209" w:rsidDel="00373F7C">
          <w:rPr>
            <w:rFonts w:ascii="Helvetica Neue" w:eastAsia="Times New Roman" w:hAnsi="Helvetica Neue" w:cs="Times New Roman"/>
            <w:color w:val="333333"/>
            <w:kern w:val="0"/>
            <w:sz w:val="21"/>
            <w:szCs w:val="21"/>
            <w14:ligatures w14:val="none"/>
          </w:rPr>
          <w:delText>n</w:delText>
        </w:r>
      </w:del>
      <w:del w:id="267" w:author="Kyungeun Jeon" w:date="2025-09-04T16:22:00Z" w16du:dateUtc="2025-09-04T20:22:00Z">
        <w:r w:rsidR="00C76209" w:rsidRPr="00C76209" w:rsidDel="0085265E">
          <w:rPr>
            <w:rFonts w:ascii="Helvetica Neue" w:eastAsia="Times New Roman" w:hAnsi="Helvetica Neue" w:cs="Times New Roman"/>
            <w:color w:val="333333"/>
            <w:kern w:val="0"/>
            <w:sz w:val="21"/>
            <w:szCs w:val="21"/>
            <w14:ligatures w14:val="none"/>
          </w:rPr>
          <w:delText>onparametric methods</w:delText>
        </w:r>
      </w:del>
      <w:r w:rsidR="00C76209" w:rsidRPr="00C76209">
        <w:rPr>
          <w:rFonts w:ascii="Helvetica Neue" w:eastAsia="Times New Roman" w:hAnsi="Helvetica Neue" w:cs="Times New Roman"/>
          <w:color w:val="333333"/>
          <w:kern w:val="0"/>
          <w:sz w:val="21"/>
          <w:szCs w:val="21"/>
          <w14:ligatures w14:val="none"/>
        </w:rPr>
        <w:t xml:space="preserve"> offer greater flexibility, especially in modeling nonlinear relationships between covariates and treatment effects. </w:t>
      </w:r>
      <w:r w:rsidR="00C76209" w:rsidRPr="00C76209">
        <w:rPr>
          <w:rFonts w:ascii="Courier New" w:eastAsia="Times New Roman" w:hAnsi="Courier New" w:cs="Courier New"/>
          <w:color w:val="333333"/>
          <w:kern w:val="0"/>
          <w:sz w:val="19"/>
          <w:szCs w:val="19"/>
          <w14:ligatures w14:val="none"/>
        </w:rPr>
        <w:t>multicate</w:t>
      </w:r>
      <w:r w:rsidR="00C76209" w:rsidRPr="00C76209">
        <w:rPr>
          <w:rFonts w:ascii="Helvetica Neue" w:eastAsia="Times New Roman" w:hAnsi="Helvetica Neue" w:cs="Times New Roman"/>
          <w:color w:val="333333"/>
          <w:kern w:val="0"/>
          <w:sz w:val="21"/>
          <w:szCs w:val="21"/>
          <w14:ligatures w14:val="none"/>
        </w:rPr>
        <w:t> </w:t>
      </w:r>
      <w:r>
        <w:rPr>
          <w:rFonts w:ascii="Helvetica Neue" w:eastAsia="Times New Roman" w:hAnsi="Helvetica Neue" w:cs="Times New Roman"/>
          <w:color w:val="333333"/>
          <w:kern w:val="0"/>
          <w:sz w:val="21"/>
          <w:szCs w:val="21"/>
          <w14:ligatures w14:val="none"/>
        </w:rPr>
        <w:t>offers</w:t>
      </w:r>
      <w:r w:rsidR="00C76209" w:rsidRPr="00C76209">
        <w:rPr>
          <w:rFonts w:ascii="Helvetica Neue" w:eastAsia="Times New Roman" w:hAnsi="Helvetica Neue" w:cs="Times New Roman"/>
          <w:color w:val="333333"/>
          <w:kern w:val="0"/>
          <w:sz w:val="21"/>
          <w:szCs w:val="21"/>
          <w14:ligatures w14:val="none"/>
        </w:rPr>
        <w:t xml:space="preserve"> </w:t>
      </w:r>
      <w:r>
        <w:rPr>
          <w:rFonts w:ascii="Helvetica Neue" w:eastAsia="Times New Roman" w:hAnsi="Helvetica Neue" w:cs="Times New Roman"/>
          <w:color w:val="333333"/>
          <w:kern w:val="0"/>
          <w:sz w:val="21"/>
          <w:szCs w:val="21"/>
          <w14:ligatures w14:val="none"/>
        </w:rPr>
        <w:t xml:space="preserve">two </w:t>
      </w:r>
      <w:r w:rsidR="00C76209" w:rsidRPr="00C76209">
        <w:rPr>
          <w:rFonts w:ascii="Helvetica Neue" w:eastAsia="Times New Roman" w:hAnsi="Helvetica Neue" w:cs="Times New Roman"/>
          <w:color w:val="333333"/>
          <w:kern w:val="0"/>
          <w:sz w:val="21"/>
          <w:szCs w:val="21"/>
          <w14:ligatures w14:val="none"/>
        </w:rPr>
        <w:t xml:space="preserve">non-parametric methods </w:t>
      </w:r>
      <w:r>
        <w:rPr>
          <w:rFonts w:ascii="Helvetica Neue" w:eastAsia="Times New Roman" w:hAnsi="Helvetica Neue" w:cs="Times New Roman"/>
          <w:color w:val="333333"/>
          <w:kern w:val="0"/>
          <w:sz w:val="21"/>
          <w:szCs w:val="21"/>
          <w14:ligatures w14:val="none"/>
        </w:rPr>
        <w:t xml:space="preserve">in the </w:t>
      </w:r>
      <w:proofErr w:type="spellStart"/>
      <w:r w:rsidRPr="00C76209">
        <w:rPr>
          <w:rFonts w:ascii="Courier New" w:eastAsia="Times New Roman" w:hAnsi="Courier New" w:cs="Courier New"/>
          <w:color w:val="333333"/>
          <w:kern w:val="0"/>
          <w:sz w:val="19"/>
          <w:szCs w:val="19"/>
          <w14:ligatures w14:val="none"/>
        </w:rPr>
        <w:t>estimate_cate</w:t>
      </w:r>
      <w:proofErr w:type="spellEnd"/>
      <w:r w:rsidRPr="00C76209">
        <w:rPr>
          <w:rFonts w:ascii="Courier New" w:eastAsia="Times New Roman" w:hAnsi="Courier New" w:cs="Courier New"/>
          <w:color w:val="333333"/>
          <w:kern w:val="0"/>
          <w:sz w:val="19"/>
          <w:szCs w:val="19"/>
          <w14:ligatures w14:val="none"/>
        </w:rPr>
        <w:t>()</w:t>
      </w:r>
      <w:r w:rsidRPr="00C76209">
        <w:rPr>
          <w:rFonts w:ascii="Helvetica Neue" w:eastAsia="Times New Roman" w:hAnsi="Helvetica Neue" w:cs="Times New Roman"/>
          <w:color w:val="333333"/>
          <w:kern w:val="0"/>
          <w:sz w:val="21"/>
          <w:szCs w:val="21"/>
          <w14:ligatures w14:val="none"/>
        </w:rPr>
        <w:t> function</w:t>
      </w:r>
      <w:r>
        <w:rPr>
          <w:rFonts w:ascii="Helvetica Neue" w:eastAsia="Times New Roman" w:hAnsi="Helvetica Neue" w:cs="Times New Roman"/>
          <w:color w:val="333333"/>
          <w:kern w:val="0"/>
          <w:sz w:val="21"/>
          <w:szCs w:val="21"/>
          <w14:ligatures w14:val="none"/>
        </w:rPr>
        <w:t xml:space="preserve"> for estimating </w:t>
      </w:r>
      <w:r w:rsidR="00C76209" w:rsidRPr="00C76209">
        <w:rPr>
          <w:rFonts w:ascii="Helvetica Neue" w:eastAsia="Times New Roman" w:hAnsi="Helvetica Neue" w:cs="Times New Roman"/>
          <w:color w:val="333333"/>
          <w:kern w:val="0"/>
          <w:sz w:val="21"/>
          <w:szCs w:val="21"/>
          <w14:ligatures w14:val="none"/>
        </w:rPr>
        <w:t>the CATE .</w:t>
      </w:r>
    </w:p>
    <w:p w14:paraId="54EEEE2B" w14:textId="77777777" w:rsidR="00C76209" w:rsidRPr="00C76209" w:rsidRDefault="00C76209" w:rsidP="00C76209">
      <w:pPr>
        <w:shd w:val="clear" w:color="auto" w:fill="FFFFFF"/>
        <w:spacing w:before="300" w:after="150" w:line="240" w:lineRule="auto"/>
        <w:outlineLvl w:val="2"/>
        <w:rPr>
          <w:rFonts w:ascii="inherit" w:eastAsia="Times New Roman" w:hAnsi="inherit" w:cs="Times New Roman"/>
          <w:color w:val="333333"/>
          <w:kern w:val="0"/>
          <w:sz w:val="36"/>
          <w:szCs w:val="36"/>
          <w14:ligatures w14:val="none"/>
        </w:rPr>
      </w:pPr>
      <w:r w:rsidRPr="00C76209">
        <w:rPr>
          <w:rFonts w:ascii="inherit" w:eastAsia="Times New Roman" w:hAnsi="inherit" w:cs="Times New Roman"/>
          <w:color w:val="333333"/>
          <w:kern w:val="0"/>
          <w:sz w:val="36"/>
          <w:szCs w:val="36"/>
          <w14:ligatures w14:val="none"/>
        </w:rPr>
        <w:t>1) S-learner</w:t>
      </w:r>
    </w:p>
    <w:p w14:paraId="6D33C701" w14:textId="185C9DF5" w:rsidR="00C76209" w:rsidRPr="00C76209" w:rsidRDefault="00C76209" w:rsidP="00C76209">
      <w:pPr>
        <w:shd w:val="clear" w:color="auto" w:fill="FFFFFF"/>
        <w:spacing w:after="0" w:line="240" w:lineRule="auto"/>
        <w:rPr>
          <w:rFonts w:ascii="Helvetica Neue" w:eastAsia="Times New Roman" w:hAnsi="Helvetica Neue" w:cs="Times New Roman"/>
          <w:kern w:val="0"/>
          <w:sz w:val="21"/>
          <w:szCs w:val="21"/>
          <w14:ligatures w14:val="none"/>
        </w:rPr>
      </w:pPr>
      <w:r w:rsidRPr="00C76209">
        <w:rPr>
          <w:rFonts w:ascii="Helvetica Neue" w:eastAsia="Times New Roman" w:hAnsi="Helvetica Neue" w:cs="Times New Roman"/>
          <w:color w:val="333333"/>
          <w:kern w:val="0"/>
          <w:sz w:val="21"/>
          <w:szCs w:val="21"/>
          <w14:ligatures w14:val="none"/>
        </w:rPr>
        <w:t xml:space="preserve">The S-learner is a ‘meta-learner’ in that it combines </w:t>
      </w:r>
      <w:del w:id="268" w:author="Kyungeun Jeon" w:date="2025-09-04T17:20:00Z" w16du:dateUtc="2025-09-04T21:20:00Z">
        <w:r w:rsidRPr="00C76209" w:rsidDel="00962ABD">
          <w:rPr>
            <w:rFonts w:ascii="Helvetica Neue" w:eastAsia="Times New Roman" w:hAnsi="Helvetica Neue" w:cs="Times New Roman"/>
            <w:color w:val="333333"/>
            <w:kern w:val="0"/>
            <w:sz w:val="21"/>
            <w:szCs w:val="21"/>
            <w14:ligatures w14:val="none"/>
          </w:rPr>
          <w:delText>base learners</w:delText>
        </w:r>
      </w:del>
      <w:ins w:id="269" w:author="Kyungeun Jeon" w:date="2025-09-04T17:20:00Z" w16du:dateUtc="2025-09-04T21:20:00Z">
        <w:r w:rsidR="00962ABD">
          <w:rPr>
            <w:rFonts w:ascii="Helvetica Neue" w:eastAsia="Times New Roman" w:hAnsi="Helvetica Neue" w:cs="Times New Roman"/>
            <w:color w:val="333333"/>
            <w:kern w:val="0"/>
            <w:sz w:val="21"/>
            <w:szCs w:val="21"/>
            <w14:ligatures w14:val="none"/>
          </w:rPr>
          <w:t xml:space="preserve">a base learner – any supervised model used to predict Y (e.g., linear/logistic regression, random forests, gradient boosting, neural nets) – and uses it </w:t>
        </w:r>
      </w:ins>
      <w:del w:id="270" w:author="Kyungeun Jeon" w:date="2025-09-04T17:20:00Z" w16du:dateUtc="2025-09-04T21:20:00Z">
        <w:r w:rsidRPr="00C76209" w:rsidDel="00962ABD">
          <w:rPr>
            <w:rFonts w:ascii="Helvetica Neue" w:eastAsia="Times New Roman" w:hAnsi="Helvetica Neue" w:cs="Times New Roman"/>
            <w:color w:val="333333"/>
            <w:kern w:val="0"/>
            <w:sz w:val="21"/>
            <w:szCs w:val="21"/>
            <w14:ligatures w14:val="none"/>
          </w:rPr>
          <w:delText xml:space="preserve"> of different forms </w:delText>
        </w:r>
      </w:del>
      <w:commentRangeStart w:id="271"/>
      <w:commentRangeStart w:id="272"/>
      <w:commentRangeStart w:id="273"/>
      <w:r w:rsidRPr="00C76209">
        <w:rPr>
          <w:rFonts w:ascii="Helvetica Neue" w:eastAsia="Times New Roman" w:hAnsi="Helvetica Neue" w:cs="Times New Roman"/>
          <w:color w:val="333333"/>
          <w:kern w:val="0"/>
          <w:sz w:val="21"/>
          <w:szCs w:val="21"/>
          <w14:ligatures w14:val="none"/>
        </w:rPr>
        <w:t>in a special way</w:t>
      </w:r>
      <w:commentRangeEnd w:id="271"/>
      <w:ins w:id="274" w:author="Kyungeun Jeon" w:date="2025-09-04T17:20:00Z" w16du:dateUtc="2025-09-04T21:20:00Z">
        <w:r w:rsidR="00962ABD">
          <w:rPr>
            <w:rFonts w:ascii="Helvetica Neue" w:eastAsia="Times New Roman" w:hAnsi="Helvetica Neue" w:cs="Times New Roman"/>
            <w:color w:val="333333"/>
            <w:kern w:val="0"/>
            <w:sz w:val="21"/>
            <w:szCs w:val="21"/>
            <w14:ligatures w14:val="none"/>
          </w:rPr>
          <w:t xml:space="preserve">: it fits a single model for the </w:t>
        </w:r>
      </w:ins>
      <w:del w:id="275" w:author="Kyungeun Jeon" w:date="2025-09-04T17:20:00Z" w16du:dateUtc="2025-09-04T21:20:00Z">
        <w:r w:rsidR="00AE38DE" w:rsidDel="00962ABD">
          <w:rPr>
            <w:rStyle w:val="CommentReference"/>
          </w:rPr>
          <w:commentReference w:id="271"/>
        </w:r>
        <w:commentRangeEnd w:id="272"/>
        <w:r w:rsidR="006444AF" w:rsidDel="00962ABD">
          <w:rPr>
            <w:rStyle w:val="CommentReference"/>
          </w:rPr>
          <w:commentReference w:id="272"/>
        </w:r>
        <w:commentRangeEnd w:id="273"/>
        <w:r w:rsidR="00962ABD" w:rsidDel="00962ABD">
          <w:rPr>
            <w:rStyle w:val="CommentReference"/>
          </w:rPr>
          <w:commentReference w:id="273"/>
        </w:r>
        <w:r w:rsidRPr="00C76209" w:rsidDel="00962ABD">
          <w:rPr>
            <w:rFonts w:ascii="Helvetica Neue" w:eastAsia="Times New Roman" w:hAnsi="Helvetica Neue" w:cs="Times New Roman"/>
            <w:color w:val="333333"/>
            <w:kern w:val="0"/>
            <w:sz w:val="21"/>
            <w:szCs w:val="21"/>
            <w14:ligatures w14:val="none"/>
          </w:rPr>
          <w:delText xml:space="preserve">, and we use this learner to estimate a </w:delText>
        </w:r>
      </w:del>
      <w:r w:rsidRPr="00C76209">
        <w:rPr>
          <w:rFonts w:ascii="Helvetica Neue" w:eastAsia="Times New Roman" w:hAnsi="Helvetica Neue" w:cs="Times New Roman"/>
          <w:color w:val="333333"/>
          <w:kern w:val="0"/>
          <w:sz w:val="21"/>
          <w:szCs w:val="21"/>
          <w14:ligatures w14:val="none"/>
        </w:rPr>
        <w:t>conditional outcome</w:t>
      </w:r>
      <w:del w:id="276" w:author="Kyungeun Jeon" w:date="2025-09-04T17:21:00Z" w16du:dateUtc="2025-09-04T21:21:00Z">
        <w:r w:rsidRPr="00C76209" w:rsidDel="00962ABD">
          <w:rPr>
            <w:rFonts w:ascii="Helvetica Neue" w:eastAsia="Times New Roman" w:hAnsi="Helvetica Neue" w:cs="Times New Roman"/>
            <w:color w:val="333333"/>
            <w:kern w:val="0"/>
            <w:sz w:val="21"/>
            <w:szCs w:val="21"/>
            <w14:ligatures w14:val="none"/>
          </w:rPr>
          <w:delText xml:space="preserve"> mean function given observed covariates and assigned treatment as</w:delText>
        </w:r>
      </w:del>
      <w:r w:rsidRPr="00C76209">
        <w:rPr>
          <w:rFonts w:ascii="Helvetica Neue" w:eastAsia="Times New Roman" w:hAnsi="Helvetica Neue" w:cs="Times New Roman"/>
          <w:color w:val="333333"/>
          <w:kern w:val="0"/>
          <w:sz w:val="21"/>
          <w:szCs w:val="21"/>
          <w14:ligatures w14:val="none"/>
        </w:rPr>
        <w:t> </w:t>
      </w:r>
      <w:r w:rsidRPr="00C76209">
        <w:rPr>
          <w:rFonts w:ascii="Cambria Math" w:eastAsia="Times New Roman" w:hAnsi="Cambria Math" w:cs="Cambria Math"/>
          <w:color w:val="333333"/>
          <w:kern w:val="0"/>
          <w:sz w:val="25"/>
          <w:szCs w:val="25"/>
          <w:bdr w:val="none" w:sz="0" w:space="0" w:color="auto" w:frame="1"/>
          <w14:ligatures w14:val="none"/>
        </w:rPr>
        <w:t>𝜇</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color w:val="333333"/>
          <w:kern w:val="0"/>
          <w:sz w:val="25"/>
          <w:szCs w:val="25"/>
          <w:bdr w:val="none" w:sz="0" w:space="0" w:color="auto" w:frame="1"/>
          <w14:ligatures w14:val="none"/>
        </w:rPr>
        <w:t>𝑋</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color w:val="333333"/>
          <w:kern w:val="0"/>
          <w:sz w:val="25"/>
          <w:szCs w:val="25"/>
          <w:bdr w:val="none" w:sz="0" w:space="0" w:color="auto" w:frame="1"/>
          <w14:ligatures w14:val="none"/>
        </w:rPr>
        <w:t>𝐴</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color w:val="333333"/>
          <w:kern w:val="0"/>
          <w:sz w:val="25"/>
          <w:szCs w:val="25"/>
          <w:bdr w:val="none" w:sz="0" w:space="0" w:color="auto" w:frame="1"/>
          <w14:ligatures w14:val="none"/>
        </w:rPr>
        <w:t>𝐸</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color w:val="333333"/>
          <w:kern w:val="0"/>
          <w:sz w:val="25"/>
          <w:szCs w:val="25"/>
          <w:bdr w:val="none" w:sz="0" w:space="0" w:color="auto" w:frame="1"/>
          <w14:ligatures w14:val="none"/>
        </w:rPr>
        <w:t>𝑌</w:t>
      </w:r>
      <w:r w:rsidRPr="00C76209">
        <w:rPr>
          <w:rFonts w:ascii="STIXVariants" w:eastAsia="Times New Roman" w:hAnsi="STIXVariants" w:cs="Times New Roman"/>
          <w:color w:val="333333"/>
          <w:kern w:val="0"/>
          <w:sz w:val="25"/>
          <w:szCs w:val="25"/>
          <w:bdr w:val="none" w:sz="0" w:space="0" w:color="auto" w:frame="1"/>
          <w14:ligatures w14:val="none"/>
        </w:rPr>
        <w:t>|</w:t>
      </w:r>
      <w:r w:rsidRPr="00C76209">
        <w:rPr>
          <w:rFonts w:ascii="Cambria Math" w:eastAsia="Times New Roman" w:hAnsi="Cambria Math" w:cs="Cambria Math"/>
          <w:color w:val="333333"/>
          <w:kern w:val="0"/>
          <w:sz w:val="25"/>
          <w:szCs w:val="25"/>
          <w:bdr w:val="none" w:sz="0" w:space="0" w:color="auto" w:frame="1"/>
          <w14:ligatures w14:val="none"/>
        </w:rPr>
        <w:t>𝑋</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color w:val="333333"/>
          <w:kern w:val="0"/>
          <w:sz w:val="25"/>
          <w:szCs w:val="25"/>
          <w:bdr w:val="none" w:sz="0" w:space="0" w:color="auto" w:frame="1"/>
          <w14:ligatures w14:val="none"/>
        </w:rPr>
        <w:t>𝐴</w:t>
      </w:r>
      <w:r w:rsidRPr="00962ABD">
        <w:rPr>
          <w:rFonts w:ascii="Helvetica Neue" w:eastAsia="Times New Roman" w:hAnsi="Helvetica Neue" w:cs="Times New Roman"/>
          <w:color w:val="333333"/>
          <w:kern w:val="0"/>
          <w:sz w:val="21"/>
          <w:szCs w:val="21"/>
          <w14:ligatures w14:val="none"/>
          <w:rPrChange w:id="277" w:author="Kyungeun Jeon" w:date="2025-09-04T17:21:00Z" w16du:dateUtc="2025-09-04T21:21:00Z">
            <w:rPr>
              <w:rFonts w:ascii="STIXGeneral-Regular" w:eastAsia="Times New Roman" w:hAnsi="STIXGeneral-Regular" w:cs="Times New Roman"/>
              <w:color w:val="333333"/>
              <w:kern w:val="0"/>
              <w:sz w:val="25"/>
              <w:szCs w:val="25"/>
              <w:bdr w:val="none" w:sz="0" w:space="0" w:color="auto" w:frame="1"/>
              <w14:ligatures w14:val="none"/>
            </w:rPr>
          </w:rPrChange>
        </w:rPr>
        <w:t>)</w:t>
      </w:r>
      <w:ins w:id="278" w:author="Kyungeun Jeon" w:date="2025-09-04T17:21:00Z" w16du:dateUtc="2025-09-04T21:21:00Z">
        <w:r w:rsidR="00962ABD" w:rsidRPr="00962ABD">
          <w:rPr>
            <w:rFonts w:ascii="Helvetica Neue" w:eastAsia="Times New Roman" w:hAnsi="Helvetica Neue" w:cs="Times New Roman"/>
            <w:color w:val="333333"/>
            <w:kern w:val="0"/>
            <w:sz w:val="21"/>
            <w:szCs w:val="21"/>
            <w14:ligatures w14:val="none"/>
            <w:rPrChange w:id="279" w:author="Kyungeun Jeon" w:date="2025-09-04T17:21:00Z" w16du:dateUtc="2025-09-04T21:21:00Z">
              <w:rPr>
                <w:rFonts w:ascii="STIXGeneral-Regular" w:eastAsia="Times New Roman" w:hAnsi="STIXGeneral-Regular" w:cs="Times New Roman"/>
                <w:color w:val="333333"/>
                <w:kern w:val="0"/>
                <w:sz w:val="25"/>
                <w:szCs w:val="25"/>
                <w:bdr w:val="none" w:sz="0" w:space="0" w:color="auto" w:frame="1"/>
                <w14:ligatures w14:val="none"/>
              </w:rPr>
            </w:rPrChange>
          </w:rPr>
          <w:t>, treating the treatment</w:t>
        </w:r>
        <w:r w:rsidR="00962ABD">
          <w:rPr>
            <w:rFonts w:ascii="Helvetica Neue" w:eastAsia="Times New Roman" w:hAnsi="Helvetica Neue" w:cs="Times New Roman"/>
            <w:color w:val="333333"/>
            <w:kern w:val="0"/>
            <w:sz w:val="21"/>
            <w:szCs w:val="21"/>
            <w14:ligatures w14:val="none"/>
          </w:rPr>
          <w:t xml:space="preserve"> </w:t>
        </w:r>
        <w:r w:rsidR="00962ABD" w:rsidRPr="00C76209">
          <w:rPr>
            <w:rFonts w:ascii="Helvetica Neue" w:eastAsia="Times New Roman" w:hAnsi="Helvetica Neue" w:cs="Times New Roman"/>
            <w:color w:val="333333"/>
            <w:kern w:val="0"/>
            <w:sz w:val="21"/>
            <w:szCs w:val="21"/>
            <w14:ligatures w14:val="none"/>
          </w:rPr>
          <w:t> </w:t>
        </w:r>
        <w:r w:rsidR="00962ABD" w:rsidRPr="00C76209">
          <w:rPr>
            <w:rFonts w:ascii="Cambria Math" w:eastAsia="Times New Roman" w:hAnsi="Cambria Math" w:cs="Cambria Math"/>
            <w:color w:val="333333"/>
            <w:kern w:val="0"/>
            <w:sz w:val="25"/>
            <w:szCs w:val="25"/>
            <w:bdr w:val="none" w:sz="0" w:space="0" w:color="auto" w:frame="1"/>
            <w14:ligatures w14:val="none"/>
          </w:rPr>
          <w:t>𝐴</w:t>
        </w:r>
        <w:r w:rsidR="00962ABD">
          <w:rPr>
            <w:rFonts w:ascii="Helvetica Neue" w:eastAsia="Times New Roman" w:hAnsi="Helvetica Neue" w:cs="Times New Roman"/>
            <w:color w:val="333333"/>
            <w:kern w:val="0"/>
            <w:sz w:val="21"/>
            <w:szCs w:val="21"/>
            <w14:ligatures w14:val="none"/>
          </w:rPr>
          <w:t xml:space="preserve"> as</w:t>
        </w:r>
        <w:r w:rsidR="00962ABD" w:rsidRPr="00962ABD">
          <w:rPr>
            <w:rFonts w:ascii="Helvetica Neue" w:eastAsia="Times New Roman" w:hAnsi="Helvetica Neue" w:cs="Times New Roman"/>
            <w:color w:val="333333"/>
            <w:kern w:val="0"/>
            <w:sz w:val="21"/>
            <w:szCs w:val="21"/>
            <w14:ligatures w14:val="none"/>
            <w:rPrChange w:id="280" w:author="Kyungeun Jeon" w:date="2025-09-04T17:21:00Z" w16du:dateUtc="2025-09-04T21:21:00Z">
              <w:rPr>
                <w:rFonts w:ascii="STIXGeneral-Regular" w:eastAsia="Times New Roman" w:hAnsi="STIXGeneral-Regular" w:cs="Times New Roman"/>
                <w:color w:val="333333"/>
                <w:kern w:val="0"/>
                <w:sz w:val="25"/>
                <w:szCs w:val="25"/>
                <w:bdr w:val="none" w:sz="0" w:space="0" w:color="auto" w:frame="1"/>
                <w14:ligatures w14:val="none"/>
              </w:rPr>
            </w:rPrChange>
          </w:rPr>
          <w:t xml:space="preserve"> </w:t>
        </w:r>
        <w:r w:rsidR="00962ABD">
          <w:rPr>
            <w:rFonts w:ascii="Helvetica Neue" w:eastAsia="Times New Roman" w:hAnsi="Helvetica Neue" w:cs="Times New Roman"/>
            <w:color w:val="333333"/>
            <w:kern w:val="0"/>
            <w:sz w:val="21"/>
            <w:szCs w:val="21"/>
            <w14:ligatures w14:val="none"/>
          </w:rPr>
          <w:t xml:space="preserve">just another feature so the model can learn </w:t>
        </w:r>
        <w:r w:rsidR="00962ABD" w:rsidRPr="00C76209">
          <w:rPr>
            <w:rFonts w:ascii="Helvetica Neue" w:eastAsia="Times New Roman" w:hAnsi="Helvetica Neue" w:cs="Times New Roman"/>
            <w:color w:val="333333"/>
            <w:kern w:val="0"/>
            <w:sz w:val="21"/>
            <w:szCs w:val="21"/>
            <w14:ligatures w14:val="none"/>
          </w:rPr>
          <w:t> </w:t>
        </w:r>
        <w:r w:rsidR="00962ABD" w:rsidRPr="00C76209">
          <w:rPr>
            <w:rFonts w:ascii="Cambria Math" w:eastAsia="Times New Roman" w:hAnsi="Cambria Math" w:cs="Cambria Math"/>
            <w:color w:val="333333"/>
            <w:kern w:val="0"/>
            <w:sz w:val="25"/>
            <w:szCs w:val="25"/>
            <w:bdr w:val="none" w:sz="0" w:space="0" w:color="auto" w:frame="1"/>
            <w14:ligatures w14:val="none"/>
          </w:rPr>
          <w:t>𝐴</w:t>
        </w:r>
        <w:r w:rsidR="00962ABD">
          <w:rPr>
            <w:rFonts w:ascii="Cambria Math" w:eastAsia="Times New Roman" w:hAnsi="Cambria Math" w:cs="Cambria Math"/>
            <w:color w:val="333333"/>
            <w:kern w:val="0"/>
            <w:sz w:val="25"/>
            <w:szCs w:val="25"/>
            <w:bdr w:val="none" w:sz="0" w:space="0" w:color="auto" w:frame="1"/>
            <w14:ligatures w14:val="none"/>
          </w:rPr>
          <w:t xml:space="preserve"> x </w:t>
        </w:r>
        <w:r w:rsidR="00962ABD" w:rsidRPr="00C76209">
          <w:rPr>
            <w:rFonts w:ascii="Cambria Math" w:eastAsia="Times New Roman" w:hAnsi="Cambria Math" w:cs="Cambria Math"/>
            <w:color w:val="333333"/>
            <w:kern w:val="0"/>
            <w:sz w:val="25"/>
            <w:szCs w:val="25"/>
            <w:bdr w:val="none" w:sz="0" w:space="0" w:color="auto" w:frame="1"/>
            <w14:ligatures w14:val="none"/>
          </w:rPr>
          <w:t>𝑋</w:t>
        </w:r>
      </w:ins>
      <w:ins w:id="281" w:author="Kyungeun Jeon" w:date="2025-09-04T17:22:00Z" w16du:dateUtc="2025-09-04T21:22:00Z">
        <w:r w:rsidR="00962ABD">
          <w:rPr>
            <w:rFonts w:ascii="Cambria Math" w:eastAsia="Times New Roman" w:hAnsi="Cambria Math" w:cs="Cambria Math"/>
            <w:color w:val="333333"/>
            <w:kern w:val="0"/>
            <w:sz w:val="25"/>
            <w:szCs w:val="25"/>
            <w:bdr w:val="none" w:sz="0" w:space="0" w:color="auto" w:frame="1"/>
            <w14:ligatures w14:val="none"/>
          </w:rPr>
          <w:t xml:space="preserve"> </w:t>
        </w:r>
        <w:r w:rsidR="00962ABD" w:rsidRPr="00962ABD">
          <w:rPr>
            <w:rFonts w:ascii="Helvetica Neue" w:eastAsia="Times New Roman" w:hAnsi="Helvetica Neue" w:cs="Times New Roman"/>
            <w:color w:val="333333"/>
            <w:kern w:val="0"/>
            <w:sz w:val="21"/>
            <w:szCs w:val="21"/>
            <w14:ligatures w14:val="none"/>
            <w:rPrChange w:id="282" w:author="Kyungeun Jeon" w:date="2025-09-04T17:22:00Z" w16du:dateUtc="2025-09-04T21:22:00Z">
              <w:rPr>
                <w:rFonts w:ascii="Cambria Math" w:eastAsia="Times New Roman" w:hAnsi="Cambria Math" w:cs="Cambria Math"/>
                <w:color w:val="333333"/>
                <w:kern w:val="0"/>
                <w:sz w:val="25"/>
                <w:szCs w:val="25"/>
                <w:bdr w:val="none" w:sz="0" w:space="0" w:color="auto" w:frame="1"/>
                <w14:ligatures w14:val="none"/>
              </w:rPr>
            </w:rPrChange>
          </w:rPr>
          <w:t>interactions</w:t>
        </w:r>
      </w:ins>
      <w:r w:rsidRPr="00C76209">
        <w:rPr>
          <w:rFonts w:ascii="Helvetica Neue" w:eastAsia="Times New Roman" w:hAnsi="Helvetica Neue" w:cs="Times New Roman"/>
          <w:color w:val="333333"/>
          <w:kern w:val="0"/>
          <w:sz w:val="21"/>
          <w:szCs w:val="21"/>
          <w14:ligatures w14:val="none"/>
        </w:rPr>
        <w:t>.</w:t>
      </w:r>
      <w:del w:id="283" w:author="Kyungeun Jeon" w:date="2025-09-04T17:24:00Z" w16du:dateUtc="2025-09-04T21:24:00Z">
        <w:r w:rsidRPr="00C76209" w:rsidDel="00962ABD">
          <w:rPr>
            <w:rFonts w:ascii="Helvetica Neue" w:eastAsia="Times New Roman" w:hAnsi="Helvetica Neue" w:cs="Times New Roman"/>
            <w:color w:val="333333"/>
            <w:kern w:val="0"/>
            <w:sz w:val="21"/>
            <w:szCs w:val="21"/>
            <w14:ligatures w14:val="none"/>
          </w:rPr>
          <w:delText xml:space="preserve"> </w:delText>
        </w:r>
      </w:del>
      <w:ins w:id="284" w:author="Kyungeun Jeon" w:date="2025-09-04T17:24:00Z" w16du:dateUtc="2025-09-04T21:24:00Z">
        <w:r w:rsidR="00962ABD" w:rsidRPr="00C76209">
          <w:rPr>
            <w:rFonts w:ascii="Helvetica Neue" w:eastAsia="Times New Roman" w:hAnsi="Helvetica Neue" w:cs="Times New Roman"/>
            <w:color w:val="333333"/>
            <w:kern w:val="0"/>
            <w:sz w:val="21"/>
            <w:szCs w:val="21"/>
            <w14:ligatures w14:val="none"/>
          </w:rPr>
          <w:t> </w:t>
        </w:r>
        <w:r w:rsidR="00962ABD">
          <w:fldChar w:fldCharType="begin"/>
        </w:r>
        <w:r w:rsidR="00962ABD">
          <w:instrText>HYPERLINK \l "fn7"</w:instrText>
        </w:r>
        <w:r w:rsidR="00962ABD">
          <w:fldChar w:fldCharType="separate"/>
        </w:r>
        <w:r w:rsidR="00962ABD" w:rsidRPr="00C76209">
          <w:rPr>
            <w:rFonts w:ascii="Helvetica Neue" w:eastAsia="Times New Roman" w:hAnsi="Helvetica Neue" w:cs="Times New Roman"/>
            <w:color w:val="337AB7"/>
            <w:kern w:val="0"/>
            <w:sz w:val="16"/>
            <w:szCs w:val="16"/>
            <w:u w:val="single"/>
            <w:vertAlign w:val="superscript"/>
            <w14:ligatures w14:val="none"/>
          </w:rPr>
          <w:t>7</w:t>
        </w:r>
        <w:r w:rsidR="00962ABD">
          <w:fldChar w:fldCharType="end"/>
        </w:r>
        <w:r w:rsidR="00962ABD">
          <w:rPr>
            <w:rFonts w:eastAsiaTheme="minorHAnsi" w:hint="eastAsia"/>
            <w:lang w:eastAsia="ko-KR"/>
          </w:rPr>
          <w:t xml:space="preserve"> </w:t>
        </w:r>
      </w:ins>
      <w:r w:rsidR="00AE38DE">
        <w:rPr>
          <w:rFonts w:ascii="Helvetica Neue" w:eastAsia="Times New Roman" w:hAnsi="Helvetica Neue" w:cs="Times New Roman"/>
          <w:color w:val="333333"/>
          <w:kern w:val="0"/>
          <w:sz w:val="21"/>
          <w:szCs w:val="21"/>
          <w14:ligatures w14:val="none"/>
        </w:rPr>
        <w:t>B</w:t>
      </w:r>
      <w:r w:rsidRPr="00C76209">
        <w:rPr>
          <w:rFonts w:ascii="Helvetica Neue" w:eastAsia="Times New Roman" w:hAnsi="Helvetica Neue" w:cs="Times New Roman"/>
          <w:color w:val="333333"/>
          <w:kern w:val="0"/>
          <w:sz w:val="21"/>
          <w:szCs w:val="21"/>
          <w14:ligatures w14:val="none"/>
        </w:rPr>
        <w:t xml:space="preserve">y </w:t>
      </w:r>
      <w:ins w:id="285" w:author="Kyungeun Jeon" w:date="2025-09-04T17:22:00Z" w16du:dateUtc="2025-09-04T21:22:00Z">
        <w:r w:rsidR="00962ABD">
          <w:rPr>
            <w:rFonts w:ascii="Helvetica Neue" w:eastAsia="Times New Roman" w:hAnsi="Helvetica Neue" w:cs="Times New Roman"/>
            <w:color w:val="333333"/>
            <w:kern w:val="0"/>
            <w:sz w:val="21"/>
            <w:szCs w:val="21"/>
            <w14:ligatures w14:val="none"/>
          </w:rPr>
          <w:t xml:space="preserve">holding </w:t>
        </w:r>
        <w:r w:rsidR="00962ABD" w:rsidRPr="00C76209">
          <w:rPr>
            <w:rFonts w:ascii="Cambria Math" w:eastAsia="Times New Roman" w:hAnsi="Cambria Math" w:cs="Cambria Math"/>
            <w:color w:val="333333"/>
            <w:kern w:val="0"/>
            <w:sz w:val="25"/>
            <w:szCs w:val="25"/>
            <w:bdr w:val="none" w:sz="0" w:space="0" w:color="auto" w:frame="1"/>
            <w14:ligatures w14:val="none"/>
          </w:rPr>
          <w:t>𝑋</w:t>
        </w:r>
        <w:r w:rsidR="00962ABD">
          <w:rPr>
            <w:rFonts w:ascii="Helvetica Neue" w:eastAsia="Times New Roman" w:hAnsi="Helvetica Neue" w:cs="Times New Roman"/>
            <w:color w:val="333333"/>
            <w:kern w:val="0"/>
            <w:sz w:val="21"/>
            <w:szCs w:val="21"/>
            <w14:ligatures w14:val="none"/>
          </w:rPr>
          <w:t xml:space="preserve"> fixed and </w:t>
        </w:r>
      </w:ins>
      <w:r w:rsidRPr="00C76209">
        <w:rPr>
          <w:rFonts w:ascii="Helvetica Neue" w:eastAsia="Times New Roman" w:hAnsi="Helvetica Neue" w:cs="Times New Roman"/>
          <w:color w:val="333333"/>
          <w:kern w:val="0"/>
          <w:sz w:val="21"/>
          <w:szCs w:val="21"/>
          <w14:ligatures w14:val="none"/>
        </w:rPr>
        <w:t>plugging in 0 and 1 for </w:t>
      </w:r>
      <w:r w:rsidRPr="00C76209">
        <w:rPr>
          <w:rFonts w:ascii="Cambria Math" w:eastAsia="Times New Roman" w:hAnsi="Cambria Math" w:cs="Cambria Math"/>
          <w:color w:val="333333"/>
          <w:kern w:val="0"/>
          <w:sz w:val="25"/>
          <w:szCs w:val="25"/>
          <w:bdr w:val="none" w:sz="0" w:space="0" w:color="auto" w:frame="1"/>
          <w14:ligatures w14:val="none"/>
        </w:rPr>
        <w:t>𝐴</w:t>
      </w:r>
      <w:r w:rsidRPr="00C76209">
        <w:rPr>
          <w:rFonts w:ascii="Helvetica Neue" w:eastAsia="Times New Roman" w:hAnsi="Helvetica Neue" w:cs="Times New Roman"/>
          <w:color w:val="333333"/>
          <w:kern w:val="0"/>
          <w:sz w:val="21"/>
          <w:szCs w:val="21"/>
          <w14:ligatures w14:val="none"/>
        </w:rPr>
        <w:t xml:space="preserve">, we can obtain predicted outcomes under treatment and </w:t>
      </w:r>
      <w:commentRangeStart w:id="286"/>
      <w:r w:rsidRPr="00C76209">
        <w:rPr>
          <w:rFonts w:ascii="Helvetica Neue" w:eastAsia="Times New Roman" w:hAnsi="Helvetica Neue" w:cs="Times New Roman"/>
          <w:color w:val="333333"/>
          <w:kern w:val="0"/>
          <w:sz w:val="21"/>
          <w:szCs w:val="21"/>
          <w14:ligatures w14:val="none"/>
        </w:rPr>
        <w:t>control for each individual and calculate</w:t>
      </w:r>
      <w:commentRangeEnd w:id="286"/>
      <w:r w:rsidR="006444AF">
        <w:rPr>
          <w:rStyle w:val="CommentReference"/>
        </w:rPr>
        <w:commentReference w:id="286"/>
      </w:r>
    </w:p>
    <w:p w14:paraId="766653F7" w14:textId="77777777" w:rsidR="00C76209" w:rsidRPr="00C76209" w:rsidRDefault="00C76209" w:rsidP="00C76209">
      <w:pPr>
        <w:shd w:val="clear" w:color="auto" w:fill="FFFFFF"/>
        <w:spacing w:after="0" w:line="240" w:lineRule="auto"/>
        <w:jc w:val="center"/>
        <w:rPr>
          <w:rFonts w:ascii="Times New Roman" w:eastAsia="Times New Roman" w:hAnsi="Times New Roman" w:cs="Times New Roman"/>
          <w:kern w:val="0"/>
          <w14:ligatures w14:val="none"/>
        </w:rPr>
      </w:pPr>
      <w:r w:rsidRPr="00C76209">
        <w:rPr>
          <w:rFonts w:ascii="Cambria Math" w:eastAsia="Times New Roman" w:hAnsi="Cambria Math" w:cs="Cambria Math"/>
          <w:color w:val="333333"/>
          <w:kern w:val="0"/>
          <w:sz w:val="25"/>
          <w:szCs w:val="25"/>
          <w:bdr w:val="none" w:sz="0" w:space="0" w:color="auto" w:frame="1"/>
          <w14:ligatures w14:val="none"/>
        </w:rPr>
        <w:t>𝜏</w:t>
      </w:r>
      <w:r w:rsidRPr="00C76209">
        <w:rPr>
          <w:rFonts w:ascii="STIXGeneral-Regular" w:eastAsia="Times New Roman" w:hAnsi="STIXGeneral-Regular" w:cs="Times New Roman"/>
          <w:color w:val="333333"/>
          <w:kern w:val="0"/>
          <w:sz w:val="25"/>
          <w:szCs w:val="25"/>
          <w:bdr w:val="none" w:sz="0" w:space="0" w:color="auto" w:frame="1"/>
          <w14:ligatures w14:val="none"/>
        </w:rPr>
        <w:t>̂ =</w:t>
      </w:r>
      <w:r w:rsidRPr="00C76209">
        <w:rPr>
          <w:rFonts w:ascii="Cambria Math" w:eastAsia="Times New Roman" w:hAnsi="Cambria Math" w:cs="Cambria Math"/>
          <w:color w:val="333333"/>
          <w:kern w:val="0"/>
          <w:sz w:val="25"/>
          <w:szCs w:val="25"/>
          <w:bdr w:val="none" w:sz="0" w:space="0" w:color="auto" w:frame="1"/>
          <w14:ligatures w14:val="none"/>
        </w:rPr>
        <w:t>𝜇</w:t>
      </w:r>
      <w:r w:rsidRPr="00C76209">
        <w:rPr>
          <w:rFonts w:ascii="STIXGeneral-Regular" w:eastAsia="Times New Roman" w:hAnsi="STIXGeneral-Regular" w:cs="Times New Roman"/>
          <w:color w:val="333333"/>
          <w:kern w:val="0"/>
          <w:sz w:val="25"/>
          <w:szCs w:val="25"/>
          <w:bdr w:val="none" w:sz="0" w:space="0" w:color="auto" w:frame="1"/>
          <w14:ligatures w14:val="none"/>
        </w:rPr>
        <w:t>̂ (</w:t>
      </w:r>
      <w:r w:rsidRPr="00C76209">
        <w:rPr>
          <w:rFonts w:ascii="Cambria Math" w:eastAsia="Times New Roman" w:hAnsi="Cambria Math" w:cs="Cambria Math"/>
          <w:color w:val="333333"/>
          <w:kern w:val="0"/>
          <w:sz w:val="25"/>
          <w:szCs w:val="25"/>
          <w:bdr w:val="none" w:sz="0" w:space="0" w:color="auto" w:frame="1"/>
          <w14:ligatures w14:val="none"/>
        </w:rPr>
        <w:t>𝑋</w:t>
      </w:r>
      <w:r w:rsidRPr="00C76209">
        <w:rPr>
          <w:rFonts w:ascii="STIXGeneral-Regular" w:eastAsia="Times New Roman" w:hAnsi="STIXGeneral-Regular" w:cs="Times New Roman"/>
          <w:color w:val="333333"/>
          <w:kern w:val="0"/>
          <w:sz w:val="25"/>
          <w:szCs w:val="25"/>
          <w:bdr w:val="none" w:sz="0" w:space="0" w:color="auto" w:frame="1"/>
          <w14:ligatures w14:val="none"/>
        </w:rPr>
        <w:t>,1)−</w:t>
      </w:r>
      <w:r w:rsidRPr="00C76209">
        <w:rPr>
          <w:rFonts w:ascii="Cambria Math" w:eastAsia="Times New Roman" w:hAnsi="Cambria Math" w:cs="Cambria Math"/>
          <w:color w:val="333333"/>
          <w:kern w:val="0"/>
          <w:sz w:val="25"/>
          <w:szCs w:val="25"/>
          <w:bdr w:val="none" w:sz="0" w:space="0" w:color="auto" w:frame="1"/>
          <w14:ligatures w14:val="none"/>
        </w:rPr>
        <w:t>𝜇</w:t>
      </w:r>
      <w:r w:rsidRPr="00C76209">
        <w:rPr>
          <w:rFonts w:ascii="STIXGeneral-Regular" w:eastAsia="Times New Roman" w:hAnsi="STIXGeneral-Regular" w:cs="Times New Roman"/>
          <w:color w:val="333333"/>
          <w:kern w:val="0"/>
          <w:sz w:val="25"/>
          <w:szCs w:val="25"/>
          <w:bdr w:val="none" w:sz="0" w:space="0" w:color="auto" w:frame="1"/>
          <w14:ligatures w14:val="none"/>
        </w:rPr>
        <w:t>̂ (</w:t>
      </w:r>
      <w:r w:rsidRPr="00C76209">
        <w:rPr>
          <w:rFonts w:ascii="Cambria Math" w:eastAsia="Times New Roman" w:hAnsi="Cambria Math" w:cs="Cambria Math"/>
          <w:color w:val="333333"/>
          <w:kern w:val="0"/>
          <w:sz w:val="25"/>
          <w:szCs w:val="25"/>
          <w:bdr w:val="none" w:sz="0" w:space="0" w:color="auto" w:frame="1"/>
          <w14:ligatures w14:val="none"/>
        </w:rPr>
        <w:t>𝑋</w:t>
      </w:r>
      <w:r w:rsidRPr="00C76209">
        <w:rPr>
          <w:rFonts w:ascii="STIXGeneral-Regular" w:eastAsia="Times New Roman" w:hAnsi="STIXGeneral-Regular" w:cs="Times New Roman"/>
          <w:color w:val="333333"/>
          <w:kern w:val="0"/>
          <w:sz w:val="25"/>
          <w:szCs w:val="25"/>
          <w:bdr w:val="none" w:sz="0" w:space="0" w:color="auto" w:frame="1"/>
          <w14:ligatures w14:val="none"/>
        </w:rPr>
        <w:t>,0).</w:t>
      </w:r>
    </w:p>
    <w:p w14:paraId="4EB02C6E" w14:textId="574C3993" w:rsidR="00C76209" w:rsidRPr="00962ABD" w:rsidRDefault="009A368F" w:rsidP="00C76209">
      <w:pPr>
        <w:shd w:val="clear" w:color="auto" w:fill="FFFFFF"/>
        <w:spacing w:after="0" w:line="240" w:lineRule="auto"/>
        <w:rPr>
          <w:rFonts w:ascii="Helvetica Neue" w:eastAsia="Times New Roman" w:hAnsi="Helvetica Neue" w:cs="Times New Roman"/>
          <w:strike/>
          <w:color w:val="333333"/>
          <w:kern w:val="0"/>
          <w:sz w:val="21"/>
          <w:szCs w:val="21"/>
          <w14:ligatures w14:val="none"/>
          <w:rPrChange w:id="287" w:author="Kyungeun Jeon" w:date="2025-09-04T17:25:00Z" w16du:dateUtc="2025-09-04T21:25:00Z">
            <w:rPr>
              <w:rFonts w:ascii="Helvetica Neue" w:eastAsia="Times New Roman" w:hAnsi="Helvetica Neue" w:cs="Times New Roman"/>
              <w:color w:val="333333"/>
              <w:kern w:val="0"/>
              <w:sz w:val="21"/>
              <w:szCs w:val="21"/>
              <w14:ligatures w14:val="none"/>
            </w:rPr>
          </w:rPrChange>
        </w:rPr>
      </w:pPr>
      <w:r w:rsidRPr="00962ABD">
        <w:rPr>
          <w:rFonts w:ascii="Helvetica Neue" w:eastAsia="Times New Roman" w:hAnsi="Helvetica Neue" w:cs="Times New Roman"/>
          <w:strike/>
          <w:color w:val="333333"/>
          <w:kern w:val="0"/>
          <w:sz w:val="21"/>
          <w:szCs w:val="21"/>
          <w14:ligatures w14:val="none"/>
          <w:rPrChange w:id="288" w:author="Kyungeun Jeon" w:date="2025-09-04T17:25:00Z" w16du:dateUtc="2025-09-04T21:25:00Z">
            <w:rPr>
              <w:rFonts w:ascii="Helvetica Neue" w:eastAsia="Times New Roman" w:hAnsi="Helvetica Neue" w:cs="Times New Roman"/>
              <w:color w:val="333333"/>
              <w:kern w:val="0"/>
              <w:sz w:val="21"/>
              <w:szCs w:val="21"/>
              <w14:ligatures w14:val="none"/>
            </w:rPr>
          </w:rPrChange>
        </w:rPr>
        <w:t>Multicate applies</w:t>
      </w:r>
      <w:r w:rsidR="00C76209" w:rsidRPr="00962ABD">
        <w:rPr>
          <w:rFonts w:ascii="Helvetica Neue" w:eastAsia="Times New Roman" w:hAnsi="Helvetica Neue" w:cs="Times New Roman"/>
          <w:strike/>
          <w:color w:val="333333"/>
          <w:kern w:val="0"/>
          <w:sz w:val="21"/>
          <w:szCs w:val="21"/>
          <w14:ligatures w14:val="none"/>
          <w:rPrChange w:id="289" w:author="Kyungeun Jeon" w:date="2025-09-04T17:25:00Z" w16du:dateUtc="2025-09-04T21:25:00Z">
            <w:rPr>
              <w:rFonts w:ascii="Helvetica Neue" w:eastAsia="Times New Roman" w:hAnsi="Helvetica Neue" w:cs="Times New Roman"/>
              <w:color w:val="333333"/>
              <w:kern w:val="0"/>
              <w:sz w:val="21"/>
              <w:szCs w:val="21"/>
              <w14:ligatures w14:val="none"/>
            </w:rPr>
          </w:rPrChange>
        </w:rPr>
        <w:t xml:space="preserve"> Bayesian additive regression trees (BART) for </w:t>
      </w:r>
      <w:r w:rsidR="00AE38DE" w:rsidRPr="00962ABD">
        <w:rPr>
          <w:rFonts w:ascii="Helvetica Neue" w:eastAsia="Times New Roman" w:hAnsi="Helvetica Neue" w:cs="Times New Roman"/>
          <w:strike/>
          <w:color w:val="333333"/>
          <w:kern w:val="0"/>
          <w:sz w:val="21"/>
          <w:szCs w:val="21"/>
          <w14:ligatures w14:val="none"/>
          <w:rPrChange w:id="290" w:author="Kyungeun Jeon" w:date="2025-09-04T17:25:00Z" w16du:dateUtc="2025-09-04T21:25:00Z">
            <w:rPr>
              <w:rFonts w:ascii="Helvetica Neue" w:eastAsia="Times New Roman" w:hAnsi="Helvetica Neue" w:cs="Times New Roman"/>
              <w:color w:val="333333"/>
              <w:kern w:val="0"/>
              <w:sz w:val="21"/>
              <w:szCs w:val="21"/>
              <w14:ligatures w14:val="none"/>
            </w:rPr>
          </w:rPrChange>
        </w:rPr>
        <w:t xml:space="preserve">the </w:t>
      </w:r>
      <w:r w:rsidR="00C76209" w:rsidRPr="00962ABD">
        <w:rPr>
          <w:rFonts w:ascii="Helvetica Neue" w:eastAsia="Times New Roman" w:hAnsi="Helvetica Neue" w:cs="Times New Roman"/>
          <w:strike/>
          <w:color w:val="333333"/>
          <w:kern w:val="0"/>
          <w:sz w:val="21"/>
          <w:szCs w:val="21"/>
          <w14:ligatures w14:val="none"/>
          <w:rPrChange w:id="291" w:author="Kyungeun Jeon" w:date="2025-09-04T17:25:00Z" w16du:dateUtc="2025-09-04T21:25:00Z">
            <w:rPr>
              <w:rFonts w:ascii="Helvetica Neue" w:eastAsia="Times New Roman" w:hAnsi="Helvetica Neue" w:cs="Times New Roman"/>
              <w:color w:val="333333"/>
              <w:kern w:val="0"/>
              <w:sz w:val="21"/>
              <w:szCs w:val="21"/>
              <w14:ligatures w14:val="none"/>
            </w:rPr>
          </w:rPrChange>
        </w:rPr>
        <w:t>base learner. </w:t>
      </w:r>
      <w:r w:rsidR="00C76209" w:rsidRPr="00962ABD">
        <w:rPr>
          <w:strike/>
          <w:rPrChange w:id="292" w:author="Kyungeun Jeon" w:date="2025-09-04T17:25:00Z" w16du:dateUtc="2025-09-04T21:25:00Z">
            <w:rPr/>
          </w:rPrChange>
        </w:rPr>
        <w:fldChar w:fldCharType="begin"/>
      </w:r>
      <w:r w:rsidR="00C76209" w:rsidRPr="00962ABD">
        <w:rPr>
          <w:strike/>
          <w:rPrChange w:id="293" w:author="Kyungeun Jeon" w:date="2025-09-04T17:25:00Z" w16du:dateUtc="2025-09-04T21:25:00Z">
            <w:rPr/>
          </w:rPrChange>
        </w:rPr>
        <w:instrText>HYPERLINK \l "fn7"</w:instrText>
      </w:r>
      <w:r w:rsidR="00C76209" w:rsidRPr="0032665A">
        <w:rPr>
          <w:strike/>
        </w:rPr>
      </w:r>
      <w:r w:rsidR="00C76209" w:rsidRPr="00962ABD">
        <w:rPr>
          <w:strike/>
          <w:rPrChange w:id="294" w:author="Kyungeun Jeon" w:date="2025-09-04T17:25:00Z" w16du:dateUtc="2025-09-04T21:25:00Z">
            <w:rPr/>
          </w:rPrChange>
        </w:rPr>
        <w:fldChar w:fldCharType="separate"/>
      </w:r>
      <w:r w:rsidR="00C76209" w:rsidRPr="00962ABD">
        <w:rPr>
          <w:rFonts w:ascii="Helvetica Neue" w:eastAsia="Times New Roman" w:hAnsi="Helvetica Neue" w:cs="Times New Roman"/>
          <w:strike/>
          <w:color w:val="337AB7"/>
          <w:kern w:val="0"/>
          <w:sz w:val="16"/>
          <w:szCs w:val="16"/>
          <w:u w:val="single"/>
          <w:vertAlign w:val="superscript"/>
          <w14:ligatures w14:val="none"/>
          <w:rPrChange w:id="295" w:author="Kyungeun Jeon" w:date="2025-09-04T17:25:00Z" w16du:dateUtc="2025-09-04T21:25:00Z">
            <w:rPr>
              <w:rFonts w:ascii="Helvetica Neue" w:eastAsia="Times New Roman" w:hAnsi="Helvetica Neue" w:cs="Times New Roman"/>
              <w:color w:val="337AB7"/>
              <w:kern w:val="0"/>
              <w:sz w:val="16"/>
              <w:szCs w:val="16"/>
              <w:u w:val="single"/>
              <w:vertAlign w:val="superscript"/>
              <w14:ligatures w14:val="none"/>
            </w:rPr>
          </w:rPrChange>
        </w:rPr>
        <w:t>7</w:t>
      </w:r>
      <w:r w:rsidR="00C76209" w:rsidRPr="00962ABD">
        <w:rPr>
          <w:strike/>
          <w:rPrChange w:id="296" w:author="Kyungeun Jeon" w:date="2025-09-04T17:25:00Z" w16du:dateUtc="2025-09-04T21:25:00Z">
            <w:rPr/>
          </w:rPrChange>
        </w:rPr>
        <w:fldChar w:fldCharType="end"/>
      </w:r>
    </w:p>
    <w:p w14:paraId="57A561FC" w14:textId="41D2D702"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BART, introduced by Chipman et al. (2007, 2010), is a Bayesian nonparametric model that combines a sum of trees approach with regularization priors. </w:t>
      </w:r>
      <w:hyperlink w:anchor="fn8" w:history="1">
        <w:r w:rsidRPr="00C76209">
          <w:rPr>
            <w:rFonts w:ascii="Helvetica Neue" w:eastAsia="Times New Roman" w:hAnsi="Helvetica Neue" w:cs="Times New Roman"/>
            <w:color w:val="337AB7"/>
            <w:kern w:val="0"/>
            <w:sz w:val="16"/>
            <w:szCs w:val="16"/>
            <w:u w:val="single"/>
            <w:vertAlign w:val="superscript"/>
            <w14:ligatures w14:val="none"/>
          </w:rPr>
          <w:t>8</w:t>
        </w:r>
      </w:hyperlink>
      <w:r w:rsidRPr="00C76209">
        <w:rPr>
          <w:rFonts w:ascii="Helvetica Neue" w:eastAsia="Times New Roman" w:hAnsi="Helvetica Neue" w:cs="Times New Roman"/>
          <w:color w:val="333333"/>
          <w:kern w:val="0"/>
          <w:sz w:val="21"/>
          <w:szCs w:val="21"/>
          <w14:ligatures w14:val="none"/>
        </w:rPr>
        <w:t> </w:t>
      </w:r>
      <w:hyperlink w:anchor="fn9" w:history="1">
        <w:r w:rsidRPr="00C76209">
          <w:rPr>
            <w:rFonts w:ascii="Helvetica Neue" w:eastAsia="Times New Roman" w:hAnsi="Helvetica Neue" w:cs="Times New Roman"/>
            <w:color w:val="337AB7"/>
            <w:kern w:val="0"/>
            <w:sz w:val="16"/>
            <w:szCs w:val="16"/>
            <w:u w:val="single"/>
            <w:vertAlign w:val="superscript"/>
            <w14:ligatures w14:val="none"/>
          </w:rPr>
          <w:t>9</w:t>
        </w:r>
      </w:hyperlink>
      <w:r w:rsidRPr="00C76209">
        <w:rPr>
          <w:rFonts w:ascii="Helvetica Neue" w:eastAsia="Times New Roman" w:hAnsi="Helvetica Neue" w:cs="Times New Roman"/>
          <w:color w:val="333333"/>
          <w:kern w:val="0"/>
          <w:sz w:val="21"/>
          <w:szCs w:val="21"/>
          <w14:ligatures w14:val="none"/>
        </w:rPr>
        <w:t> </w:t>
      </w:r>
      <w:hyperlink w:anchor="fn10" w:history="1">
        <w:r w:rsidRPr="00C76209">
          <w:rPr>
            <w:rFonts w:ascii="Helvetica Neue" w:eastAsia="Times New Roman" w:hAnsi="Helvetica Neue" w:cs="Times New Roman"/>
            <w:color w:val="337AB7"/>
            <w:kern w:val="0"/>
            <w:sz w:val="16"/>
            <w:szCs w:val="16"/>
            <w:u w:val="single"/>
            <w:vertAlign w:val="superscript"/>
            <w14:ligatures w14:val="none"/>
          </w:rPr>
          <w:t>10</w:t>
        </w:r>
      </w:hyperlink>
      <w:r w:rsidRPr="00C76209">
        <w:rPr>
          <w:rFonts w:ascii="Helvetica Neue" w:eastAsia="Times New Roman" w:hAnsi="Helvetica Neue" w:cs="Times New Roman"/>
          <w:color w:val="333333"/>
          <w:kern w:val="0"/>
          <w:sz w:val="21"/>
          <w:szCs w:val="21"/>
          <w14:ligatures w14:val="none"/>
        </w:rPr>
        <w:t> </w:t>
      </w:r>
      <w:commentRangeStart w:id="297"/>
      <w:commentRangeStart w:id="298"/>
      <w:r w:rsidRPr="00C76209">
        <w:rPr>
          <w:rFonts w:ascii="Helvetica Neue" w:eastAsia="Times New Roman" w:hAnsi="Helvetica Neue" w:cs="Times New Roman"/>
          <w:color w:val="333333"/>
          <w:kern w:val="0"/>
          <w:sz w:val="21"/>
          <w:szCs w:val="21"/>
          <w14:ligatures w14:val="none"/>
        </w:rPr>
        <w:t>These priors</w:t>
      </w:r>
      <w:ins w:id="299" w:author="Kyungeun Jeon" w:date="2025-09-04T17:27:00Z" w16du:dateUtc="2025-09-04T21:27:00Z">
        <w:r w:rsidR="004005CE">
          <w:rPr>
            <w:rFonts w:ascii="Batang" w:eastAsia="Batang" w:hAnsi="Batang" w:cs="Batang"/>
            <w:color w:val="333333"/>
            <w:kern w:val="0"/>
            <w:sz w:val="21"/>
            <w:szCs w:val="21"/>
            <w:lang w:eastAsia="ko-KR"/>
            <w14:ligatures w14:val="none"/>
          </w:rPr>
          <w:t xml:space="preserve"> </w:t>
        </w:r>
        <w:r w:rsidR="004005CE" w:rsidRPr="004005CE">
          <w:rPr>
            <w:rFonts w:ascii="Helvetica Neue" w:eastAsia="Times New Roman" w:hAnsi="Helvetica Neue" w:cs="Times New Roman"/>
            <w:color w:val="333333"/>
            <w:kern w:val="0"/>
            <w:sz w:val="21"/>
            <w:szCs w:val="21"/>
            <w14:ligatures w14:val="none"/>
            <w:rPrChange w:id="300" w:author="Kyungeun Jeon" w:date="2025-09-04T17:28:00Z" w16du:dateUtc="2025-09-04T21:28:00Z">
              <w:rPr>
                <w:rFonts w:ascii="Batang" w:eastAsia="Batang" w:hAnsi="Batang" w:cs="Batang"/>
                <w:color w:val="333333"/>
                <w:kern w:val="0"/>
                <w:sz w:val="21"/>
                <w:szCs w:val="21"/>
                <w:lang w:eastAsia="ko-KR"/>
                <w14:ligatures w14:val="none"/>
              </w:rPr>
            </w:rPrChange>
          </w:rPr>
          <w:t>regularize toward</w:t>
        </w:r>
        <w:r w:rsidR="004005CE">
          <w:rPr>
            <w:rFonts w:ascii="Batang" w:eastAsia="Batang" w:hAnsi="Batang" w:cs="Batang"/>
            <w:color w:val="333333"/>
            <w:kern w:val="0"/>
            <w:sz w:val="21"/>
            <w:szCs w:val="21"/>
            <w:lang w:eastAsia="ko-KR"/>
            <w14:ligatures w14:val="none"/>
          </w:rPr>
          <w:t xml:space="preserve"> </w:t>
        </w:r>
      </w:ins>
      <w:del w:id="301" w:author="Kyungeun Jeon" w:date="2025-09-04T17:27:00Z" w16du:dateUtc="2025-09-04T21:27:00Z">
        <w:r w:rsidRPr="00C76209" w:rsidDel="004005CE">
          <w:rPr>
            <w:rFonts w:ascii="Helvetica Neue" w:eastAsia="Times New Roman" w:hAnsi="Helvetica Neue" w:cs="Times New Roman"/>
            <w:color w:val="333333"/>
            <w:kern w:val="0"/>
            <w:sz w:val="21"/>
            <w:szCs w:val="21"/>
            <w14:ligatures w14:val="none"/>
          </w:rPr>
          <w:delText xml:space="preserve"> shrink the model toward </w:delText>
        </w:r>
      </w:del>
      <w:r w:rsidRPr="00C76209">
        <w:rPr>
          <w:rFonts w:ascii="Helvetica Neue" w:eastAsia="Times New Roman" w:hAnsi="Helvetica Neue" w:cs="Times New Roman"/>
          <w:color w:val="333333"/>
          <w:kern w:val="0"/>
          <w:sz w:val="21"/>
          <w:szCs w:val="21"/>
          <w14:ligatures w14:val="none"/>
        </w:rPr>
        <w:t>additive structure</w:t>
      </w:r>
      <w:del w:id="302" w:author="Kyungeun Jeon" w:date="2025-09-04T17:27:00Z" w16du:dateUtc="2025-09-04T21:27:00Z">
        <w:r w:rsidRPr="00C76209" w:rsidDel="004005CE">
          <w:rPr>
            <w:rFonts w:ascii="Helvetica Neue" w:eastAsia="Times New Roman" w:hAnsi="Helvetica Neue" w:cs="Times New Roman"/>
            <w:color w:val="333333"/>
            <w:kern w:val="0"/>
            <w:sz w:val="21"/>
            <w:szCs w:val="21"/>
            <w14:ligatures w14:val="none"/>
          </w:rPr>
          <w:delText>s</w:delText>
        </w:r>
      </w:del>
      <w:ins w:id="303" w:author="Kyungeun Jeon" w:date="2025-09-04T17:28:00Z" w16du:dateUtc="2025-09-04T21:28:00Z">
        <w:r w:rsidR="004005CE">
          <w:rPr>
            <w:rFonts w:ascii="Helvetica Neue" w:eastAsia="Times New Roman" w:hAnsi="Helvetica Neue" w:cs="Times New Roman"/>
            <w:color w:val="333333"/>
            <w:kern w:val="0"/>
            <w:sz w:val="21"/>
            <w:szCs w:val="21"/>
            <w14:ligatures w14:val="none"/>
          </w:rPr>
          <w:t xml:space="preserve"> to</w:t>
        </w:r>
      </w:ins>
      <w:del w:id="304" w:author="Kyungeun Jeon" w:date="2025-09-04T17:28:00Z" w16du:dateUtc="2025-09-04T21:28:00Z">
        <w:r w:rsidRPr="00C76209" w:rsidDel="004005CE">
          <w:rPr>
            <w:rFonts w:ascii="Helvetica Neue" w:eastAsia="Times New Roman" w:hAnsi="Helvetica Neue" w:cs="Times New Roman"/>
            <w:color w:val="333333"/>
            <w:kern w:val="0"/>
            <w:sz w:val="21"/>
            <w:szCs w:val="21"/>
            <w14:ligatures w14:val="none"/>
          </w:rPr>
          <w:delText>,</w:delText>
        </w:r>
      </w:del>
      <w:r w:rsidRPr="00C76209">
        <w:rPr>
          <w:rFonts w:ascii="Helvetica Neue" w:eastAsia="Times New Roman" w:hAnsi="Helvetica Neue" w:cs="Times New Roman"/>
          <w:color w:val="333333"/>
          <w:kern w:val="0"/>
          <w:sz w:val="21"/>
          <w:szCs w:val="21"/>
          <w14:ligatures w14:val="none"/>
        </w:rPr>
        <w:t xml:space="preserve"> </w:t>
      </w:r>
      <w:del w:id="305" w:author="Kyungeun Jeon" w:date="2025-09-04T17:28:00Z" w16du:dateUtc="2025-09-04T21:28:00Z">
        <w:r w:rsidRPr="00C76209" w:rsidDel="004005CE">
          <w:rPr>
            <w:rFonts w:ascii="Helvetica Neue" w:eastAsia="Times New Roman" w:hAnsi="Helvetica Neue" w:cs="Times New Roman"/>
            <w:color w:val="333333"/>
            <w:kern w:val="0"/>
            <w:sz w:val="21"/>
            <w:szCs w:val="21"/>
            <w14:ligatures w14:val="none"/>
          </w:rPr>
          <w:delText>reducing</w:delText>
        </w:r>
      </w:del>
      <w:ins w:id="306" w:author="Kyungeun Jeon" w:date="2025-09-04T17:28:00Z" w16du:dateUtc="2025-09-04T21:28:00Z">
        <w:r w:rsidR="004005CE">
          <w:rPr>
            <w:rFonts w:ascii="Helvetica Neue" w:eastAsia="Times New Roman" w:hAnsi="Helvetica Neue" w:cs="Times New Roman"/>
            <w:color w:val="333333"/>
            <w:kern w:val="0"/>
            <w:sz w:val="21"/>
            <w:szCs w:val="21"/>
            <w14:ligatures w14:val="none"/>
          </w:rPr>
          <w:t>mitigate</w:t>
        </w:r>
      </w:ins>
      <w:r w:rsidRPr="00C76209">
        <w:rPr>
          <w:rFonts w:ascii="Helvetica Neue" w:eastAsia="Times New Roman" w:hAnsi="Helvetica Neue" w:cs="Times New Roman"/>
          <w:color w:val="333333"/>
          <w:kern w:val="0"/>
          <w:sz w:val="21"/>
          <w:szCs w:val="21"/>
          <w14:ligatures w14:val="none"/>
        </w:rPr>
        <w:t xml:space="preserve"> overfitting</w:t>
      </w:r>
      <w:ins w:id="307" w:author="Daniel Obeng" w:date="2025-07-31T15:45:00Z">
        <w:del w:id="308" w:author="Kyungeun Jeon" w:date="2025-09-04T17:28:00Z" w16du:dateUtc="2025-09-04T21:28:00Z">
          <w:r w:rsidR="00AE38DE" w:rsidDel="004005CE">
            <w:rPr>
              <w:rFonts w:ascii="Helvetica Neue" w:eastAsia="Times New Roman" w:hAnsi="Helvetica Neue" w:cs="Times New Roman"/>
              <w:color w:val="333333"/>
              <w:kern w:val="0"/>
              <w:sz w:val="21"/>
              <w:szCs w:val="21"/>
              <w14:ligatures w14:val="none"/>
            </w:rPr>
            <w:delText>,</w:delText>
          </w:r>
        </w:del>
      </w:ins>
      <w:r w:rsidRPr="00C76209">
        <w:rPr>
          <w:rFonts w:ascii="Helvetica Neue" w:eastAsia="Times New Roman" w:hAnsi="Helvetica Neue" w:cs="Times New Roman"/>
          <w:color w:val="333333"/>
          <w:kern w:val="0"/>
          <w:sz w:val="21"/>
          <w:szCs w:val="21"/>
          <w14:ligatures w14:val="none"/>
        </w:rPr>
        <w:t xml:space="preserve"> and provide</w:t>
      </w:r>
      <w:del w:id="309" w:author="Daniel Obeng" w:date="2025-07-31T15:45:00Z">
        <w:r w:rsidRPr="00C76209" w:rsidDel="00AE38DE">
          <w:rPr>
            <w:rFonts w:ascii="Helvetica Neue" w:eastAsia="Times New Roman" w:hAnsi="Helvetica Neue" w:cs="Times New Roman"/>
            <w:color w:val="333333"/>
            <w:kern w:val="0"/>
            <w:sz w:val="21"/>
            <w:szCs w:val="21"/>
            <w14:ligatures w14:val="none"/>
          </w:rPr>
          <w:delText>s</w:delText>
        </w:r>
      </w:del>
      <w:r w:rsidRPr="00C76209">
        <w:rPr>
          <w:rFonts w:ascii="Helvetica Neue" w:eastAsia="Times New Roman" w:hAnsi="Helvetica Neue" w:cs="Times New Roman"/>
          <w:color w:val="333333"/>
          <w:kern w:val="0"/>
          <w:sz w:val="21"/>
          <w:szCs w:val="21"/>
          <w14:ligatures w14:val="none"/>
        </w:rPr>
        <w:t xml:space="preserve"> posterior draws of outcomes</w:t>
      </w:r>
      <w:ins w:id="310" w:author="Kyungeun Jeon" w:date="2025-09-04T17:28:00Z" w16du:dateUtc="2025-09-04T21:28:00Z">
        <w:r w:rsidR="004005CE">
          <w:rPr>
            <w:rFonts w:ascii="Helvetica Neue" w:eastAsia="Times New Roman" w:hAnsi="Helvetica Neue" w:cs="Times New Roman"/>
            <w:color w:val="333333"/>
            <w:kern w:val="0"/>
            <w:sz w:val="21"/>
            <w:szCs w:val="21"/>
            <w14:ligatures w14:val="none"/>
          </w:rPr>
          <w:t xml:space="preserve"> from which credible</w:t>
        </w:r>
      </w:ins>
      <w:ins w:id="311" w:author="Kyungeun Jeon" w:date="2025-09-04T17:29:00Z" w16du:dateUtc="2025-09-04T21:29:00Z">
        <w:r w:rsidR="004005CE">
          <w:rPr>
            <w:rFonts w:ascii="Helvetica Neue" w:eastAsia="Times New Roman" w:hAnsi="Helvetica Neue" w:cs="Times New Roman"/>
            <w:color w:val="333333"/>
            <w:kern w:val="0"/>
            <w:sz w:val="21"/>
            <w:szCs w:val="21"/>
            <w14:ligatures w14:val="none"/>
          </w:rPr>
          <w:t xml:space="preserve"> intervals can be constructed</w:t>
        </w:r>
      </w:ins>
      <w:del w:id="312" w:author="Kyungeun Jeon" w:date="2025-09-04T17:29:00Z" w16du:dateUtc="2025-09-04T21:29:00Z">
        <w:r w:rsidRPr="00C76209" w:rsidDel="004005CE">
          <w:rPr>
            <w:rFonts w:ascii="Helvetica Neue" w:eastAsia="Times New Roman" w:hAnsi="Helvetica Neue" w:cs="Times New Roman"/>
            <w:color w:val="333333"/>
            <w:kern w:val="0"/>
            <w:sz w:val="21"/>
            <w:szCs w:val="21"/>
            <w14:ligatures w14:val="none"/>
          </w:rPr>
          <w:delText>, enabling the construction of credible intervals</w:delText>
        </w:r>
      </w:del>
      <w:r w:rsidRPr="00C76209">
        <w:rPr>
          <w:rFonts w:ascii="Helvetica Neue" w:eastAsia="Times New Roman" w:hAnsi="Helvetica Neue" w:cs="Times New Roman"/>
          <w:color w:val="333333"/>
          <w:kern w:val="0"/>
          <w:sz w:val="21"/>
          <w:szCs w:val="21"/>
          <w14:ligatures w14:val="none"/>
        </w:rPr>
        <w:t>.</w:t>
      </w:r>
      <w:commentRangeEnd w:id="297"/>
      <w:r w:rsidR="00AE38DE">
        <w:rPr>
          <w:rStyle w:val="CommentReference"/>
        </w:rPr>
        <w:commentReference w:id="297"/>
      </w:r>
      <w:commentRangeEnd w:id="298"/>
      <w:r w:rsidR="004005CE">
        <w:rPr>
          <w:rStyle w:val="CommentReference"/>
        </w:rPr>
        <w:commentReference w:id="298"/>
      </w:r>
      <w:r w:rsidRPr="00C76209">
        <w:rPr>
          <w:rFonts w:ascii="Helvetica Neue" w:eastAsia="Times New Roman" w:hAnsi="Helvetica Neue" w:cs="Times New Roman"/>
          <w:color w:val="333333"/>
          <w:kern w:val="0"/>
          <w:sz w:val="21"/>
          <w:szCs w:val="21"/>
          <w14:ligatures w14:val="none"/>
        </w:rPr>
        <w:t xml:space="preserve"> </w:t>
      </w:r>
      <w:del w:id="313" w:author="Daniel Obeng" w:date="2025-07-31T15:47:00Z">
        <w:r w:rsidRPr="00C76209" w:rsidDel="00AE38DE">
          <w:rPr>
            <w:rFonts w:ascii="Helvetica Neue" w:eastAsia="Times New Roman" w:hAnsi="Helvetica Neue" w:cs="Times New Roman"/>
            <w:color w:val="333333"/>
            <w:kern w:val="0"/>
            <w:sz w:val="21"/>
            <w:szCs w:val="21"/>
            <w14:ligatures w14:val="none"/>
          </w:rPr>
          <w:delText>Although t</w:delText>
        </w:r>
      </w:del>
      <w:ins w:id="314" w:author="Daniel Obeng" w:date="2025-07-31T15:47:00Z">
        <w:r w:rsidR="00AE38DE">
          <w:rPr>
            <w:rFonts w:ascii="Helvetica Neue" w:eastAsia="Times New Roman" w:hAnsi="Helvetica Neue" w:cs="Times New Roman"/>
            <w:color w:val="333333"/>
            <w:kern w:val="0"/>
            <w:sz w:val="21"/>
            <w:szCs w:val="21"/>
            <w14:ligatures w14:val="none"/>
          </w:rPr>
          <w:t>T</w:t>
        </w:r>
      </w:ins>
      <w:r w:rsidRPr="00C76209">
        <w:rPr>
          <w:rFonts w:ascii="Helvetica Neue" w:eastAsia="Times New Roman" w:hAnsi="Helvetica Neue" w:cs="Times New Roman"/>
          <w:color w:val="333333"/>
          <w:kern w:val="0"/>
          <w:sz w:val="21"/>
          <w:szCs w:val="21"/>
          <w14:ligatures w14:val="none"/>
        </w:rPr>
        <w:t>he S-learner framework</w:t>
      </w:r>
      <w:r w:rsidR="009A368F">
        <w:rPr>
          <w:rFonts w:ascii="Helvetica Neue" w:eastAsia="Times New Roman" w:hAnsi="Helvetica Neue" w:cs="Times New Roman"/>
          <w:color w:val="333333"/>
          <w:kern w:val="0"/>
          <w:sz w:val="21"/>
          <w:szCs w:val="21"/>
          <w14:ligatures w14:val="none"/>
        </w:rPr>
        <w:t xml:space="preserve"> overall</w:t>
      </w:r>
      <w:r w:rsidRPr="00C76209">
        <w:rPr>
          <w:rFonts w:ascii="Helvetica Neue" w:eastAsia="Times New Roman" w:hAnsi="Helvetica Neue" w:cs="Times New Roman"/>
          <w:color w:val="333333"/>
          <w:kern w:val="0"/>
          <w:sz w:val="21"/>
          <w:szCs w:val="21"/>
          <w14:ligatures w14:val="none"/>
        </w:rPr>
        <w:t xml:space="preserve"> can incorporate various algorithms (e.g., random forests, neural networks)</w:t>
      </w:r>
      <w:r w:rsidR="00AE38DE">
        <w:rPr>
          <w:rFonts w:ascii="Helvetica Neue" w:eastAsia="Times New Roman" w:hAnsi="Helvetica Neue" w:cs="Times New Roman"/>
          <w:color w:val="333333"/>
          <w:kern w:val="0"/>
          <w:sz w:val="21"/>
          <w:szCs w:val="21"/>
          <w14:ligatures w14:val="none"/>
        </w:rPr>
        <w:t>; however,</w:t>
      </w:r>
      <w:r w:rsidRPr="00C76209">
        <w:rPr>
          <w:rFonts w:ascii="Helvetica Neue" w:eastAsia="Times New Roman" w:hAnsi="Helvetica Neue" w:cs="Times New Roman"/>
          <w:color w:val="333333"/>
          <w:kern w:val="0"/>
          <w:sz w:val="21"/>
          <w:szCs w:val="21"/>
          <w14:ligatures w14:val="none"/>
        </w:rPr>
        <w:t xml:space="preserve"> </w:t>
      </w:r>
      <w:r w:rsidR="009A368F">
        <w:rPr>
          <w:rFonts w:ascii="Helvetica Neue" w:eastAsia="Times New Roman" w:hAnsi="Helvetica Neue" w:cs="Times New Roman"/>
          <w:color w:val="333333"/>
          <w:kern w:val="0"/>
          <w:sz w:val="21"/>
          <w:szCs w:val="21"/>
          <w14:ligatures w14:val="none"/>
        </w:rPr>
        <w:t>multicate</w:t>
      </w:r>
      <w:r w:rsidRPr="00C76209">
        <w:rPr>
          <w:rFonts w:ascii="Helvetica Neue" w:eastAsia="Times New Roman" w:hAnsi="Helvetica Neue" w:cs="Times New Roman"/>
          <w:color w:val="333333"/>
          <w:kern w:val="0"/>
          <w:sz w:val="21"/>
          <w:szCs w:val="21"/>
          <w14:ligatures w14:val="none"/>
        </w:rPr>
        <w:t xml:space="preserve"> package specifically uses BART for its flexibility and performance in estimating treatment effect heterogeneity. More technical details and parameter settings can be found in Sparapani et al. (2021) </w:t>
      </w:r>
      <w:hyperlink w:anchor="fn11" w:history="1">
        <w:r w:rsidRPr="00C76209">
          <w:rPr>
            <w:rFonts w:ascii="Helvetica Neue" w:eastAsia="Times New Roman" w:hAnsi="Helvetica Neue" w:cs="Times New Roman"/>
            <w:color w:val="337AB7"/>
            <w:kern w:val="0"/>
            <w:sz w:val="16"/>
            <w:szCs w:val="16"/>
            <w:u w:val="single"/>
            <w:vertAlign w:val="superscript"/>
            <w14:ligatures w14:val="none"/>
          </w:rPr>
          <w:t>11</w:t>
        </w:r>
      </w:hyperlink>
      <w:r w:rsidRPr="00C76209">
        <w:rPr>
          <w:rFonts w:ascii="Helvetica Neue" w:eastAsia="Times New Roman" w:hAnsi="Helvetica Neue" w:cs="Times New Roman"/>
          <w:color w:val="333333"/>
          <w:kern w:val="0"/>
          <w:sz w:val="21"/>
          <w:szCs w:val="21"/>
          <w14:ligatures w14:val="none"/>
        </w:rPr>
        <w:t>.</w:t>
      </w:r>
      <w:r w:rsidR="00AE38DE">
        <w:rPr>
          <w:rFonts w:ascii="Helvetica Neue" w:eastAsia="Times New Roman" w:hAnsi="Helvetica Neue" w:cs="Times New Roman"/>
          <w:color w:val="333333"/>
          <w:kern w:val="0"/>
          <w:sz w:val="21"/>
          <w:szCs w:val="21"/>
          <w14:ligatures w14:val="none"/>
        </w:rPr>
        <w:t xml:space="preserve"> You can select th</w:t>
      </w:r>
      <w:r w:rsidR="009A368F">
        <w:rPr>
          <w:rFonts w:ascii="Helvetica Neue" w:eastAsia="Times New Roman" w:hAnsi="Helvetica Neue" w:cs="Times New Roman"/>
          <w:color w:val="333333"/>
          <w:kern w:val="0"/>
          <w:sz w:val="21"/>
          <w:szCs w:val="21"/>
          <w14:ligatures w14:val="none"/>
        </w:rPr>
        <w:t>e S-learner with BART</w:t>
      </w:r>
      <w:r w:rsidR="00AE38DE">
        <w:rPr>
          <w:rFonts w:ascii="Helvetica Neue" w:eastAsia="Times New Roman" w:hAnsi="Helvetica Neue" w:cs="Times New Roman"/>
          <w:color w:val="333333"/>
          <w:kern w:val="0"/>
          <w:sz w:val="21"/>
          <w:szCs w:val="21"/>
          <w14:ligatures w14:val="none"/>
        </w:rPr>
        <w:t xml:space="preserve"> method by setting </w:t>
      </w:r>
      <w:proofErr w:type="spellStart"/>
      <w:r w:rsidR="00AE38DE">
        <w:rPr>
          <w:rFonts w:ascii="Helvetica Neue" w:eastAsia="Times New Roman" w:hAnsi="Helvetica Neue" w:cs="Times New Roman"/>
          <w:color w:val="333333"/>
          <w:kern w:val="0"/>
          <w:sz w:val="21"/>
          <w:szCs w:val="21"/>
          <w14:ligatures w14:val="none"/>
        </w:rPr>
        <w:t>estimation_method</w:t>
      </w:r>
      <w:proofErr w:type="spellEnd"/>
      <w:r w:rsidR="00AE38DE">
        <w:rPr>
          <w:rFonts w:ascii="Helvetica Neue" w:eastAsia="Times New Roman" w:hAnsi="Helvetica Neue" w:cs="Times New Roman"/>
          <w:color w:val="333333"/>
          <w:kern w:val="0"/>
          <w:sz w:val="21"/>
          <w:szCs w:val="21"/>
          <w14:ligatures w14:val="none"/>
        </w:rPr>
        <w:t xml:space="preserve"> = “</w:t>
      </w:r>
      <w:proofErr w:type="spellStart"/>
      <w:r w:rsidR="00AE38DE" w:rsidRPr="00AE38DE">
        <w:rPr>
          <w:rFonts w:ascii="Helvetica Neue" w:eastAsia="Times New Roman" w:hAnsi="Helvetica Neue" w:cs="Times New Roman"/>
          <w:i/>
          <w:iCs/>
          <w:color w:val="333333"/>
          <w:kern w:val="0"/>
          <w:sz w:val="21"/>
          <w:szCs w:val="21"/>
          <w14:ligatures w14:val="none"/>
          <w:rPrChange w:id="315" w:author="Daniel Obeng" w:date="2025-07-31T16:21:00Z">
            <w:rPr>
              <w:rFonts w:ascii="Helvetica Neue" w:eastAsia="Times New Roman" w:hAnsi="Helvetica Neue" w:cs="Times New Roman"/>
              <w:color w:val="333333"/>
              <w:kern w:val="0"/>
              <w:sz w:val="21"/>
              <w:szCs w:val="21"/>
              <w14:ligatures w14:val="none"/>
            </w:rPr>
          </w:rPrChange>
        </w:rPr>
        <w:t>slearner</w:t>
      </w:r>
      <w:proofErr w:type="spellEnd"/>
      <w:r w:rsidR="00AE38DE">
        <w:rPr>
          <w:rFonts w:ascii="Helvetica Neue" w:eastAsia="Times New Roman" w:hAnsi="Helvetica Neue" w:cs="Times New Roman"/>
          <w:color w:val="333333"/>
          <w:kern w:val="0"/>
          <w:sz w:val="21"/>
          <w:szCs w:val="21"/>
          <w14:ligatures w14:val="none"/>
        </w:rPr>
        <w:t xml:space="preserve">”. </w:t>
      </w:r>
    </w:p>
    <w:p w14:paraId="7EACDB35" w14:textId="77777777" w:rsidR="00C76209" w:rsidRPr="00C76209" w:rsidRDefault="00C76209" w:rsidP="00C76209">
      <w:pPr>
        <w:shd w:val="clear" w:color="auto" w:fill="FFFFFF"/>
        <w:spacing w:before="300" w:after="150" w:line="240" w:lineRule="auto"/>
        <w:outlineLvl w:val="2"/>
        <w:rPr>
          <w:rFonts w:ascii="inherit" w:eastAsia="Times New Roman" w:hAnsi="inherit" w:cs="Times New Roman"/>
          <w:color w:val="333333"/>
          <w:kern w:val="0"/>
          <w:sz w:val="36"/>
          <w:szCs w:val="36"/>
          <w14:ligatures w14:val="none"/>
        </w:rPr>
      </w:pPr>
      <w:r w:rsidRPr="00C76209">
        <w:rPr>
          <w:rFonts w:ascii="inherit" w:eastAsia="Times New Roman" w:hAnsi="inherit" w:cs="Times New Roman"/>
          <w:color w:val="333333"/>
          <w:kern w:val="0"/>
          <w:sz w:val="36"/>
          <w:szCs w:val="36"/>
          <w14:ligatures w14:val="none"/>
        </w:rPr>
        <w:t>2) Causal forest</w:t>
      </w:r>
    </w:p>
    <w:p w14:paraId="48627837" w14:textId="02D307A6" w:rsidR="00C76209" w:rsidRPr="00AE38DE"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 xml:space="preserve">The causal forest is </w:t>
      </w:r>
      <w:proofErr w:type="gramStart"/>
      <w:r w:rsidRPr="00C76209">
        <w:rPr>
          <w:rFonts w:ascii="Helvetica Neue" w:eastAsia="Times New Roman" w:hAnsi="Helvetica Neue" w:cs="Times New Roman"/>
          <w:color w:val="333333"/>
          <w:kern w:val="0"/>
          <w:sz w:val="21"/>
          <w:szCs w:val="21"/>
          <w14:ligatures w14:val="none"/>
        </w:rPr>
        <w:t>similar to</w:t>
      </w:r>
      <w:proofErr w:type="gramEnd"/>
      <w:r w:rsidRPr="00C76209">
        <w:rPr>
          <w:rFonts w:ascii="Helvetica Neue" w:eastAsia="Times New Roman" w:hAnsi="Helvetica Neue" w:cs="Times New Roman"/>
          <w:color w:val="333333"/>
          <w:kern w:val="0"/>
          <w:sz w:val="21"/>
          <w:szCs w:val="21"/>
          <w14:ligatures w14:val="none"/>
        </w:rPr>
        <w:t xml:space="preserve"> a traditional random forest, </w:t>
      </w:r>
      <w:commentRangeStart w:id="316"/>
      <w:r w:rsidRPr="00C76209">
        <w:rPr>
          <w:rFonts w:ascii="Helvetica Neue" w:eastAsia="Times New Roman" w:hAnsi="Helvetica Neue" w:cs="Times New Roman"/>
          <w:color w:val="333333"/>
          <w:kern w:val="0"/>
          <w:sz w:val="21"/>
          <w:szCs w:val="21"/>
          <w14:ligatures w14:val="none"/>
        </w:rPr>
        <w:t xml:space="preserve">but the primary </w:t>
      </w:r>
      <w:r w:rsidR="009A368F">
        <w:rPr>
          <w:rFonts w:ascii="Helvetica Neue" w:eastAsia="Times New Roman" w:hAnsi="Helvetica Neue" w:cs="Times New Roman"/>
          <w:color w:val="333333"/>
          <w:kern w:val="0"/>
          <w:sz w:val="21"/>
          <w:szCs w:val="21"/>
          <w14:ligatures w14:val="none"/>
        </w:rPr>
        <w:t>quantity the trees are split based on</w:t>
      </w:r>
      <w:r w:rsidR="009A368F" w:rsidRPr="00C76209">
        <w:rPr>
          <w:rFonts w:ascii="Helvetica Neue" w:eastAsia="Times New Roman" w:hAnsi="Helvetica Neue" w:cs="Times New Roman"/>
          <w:color w:val="333333"/>
          <w:kern w:val="0"/>
          <w:sz w:val="21"/>
          <w:szCs w:val="21"/>
          <w14:ligatures w14:val="none"/>
        </w:rPr>
        <w:t xml:space="preserve"> </w:t>
      </w:r>
      <w:r w:rsidRPr="00C76209">
        <w:rPr>
          <w:rFonts w:ascii="Helvetica Neue" w:eastAsia="Times New Roman" w:hAnsi="Helvetica Neue" w:cs="Times New Roman"/>
          <w:color w:val="333333"/>
          <w:kern w:val="0"/>
          <w:sz w:val="21"/>
          <w:szCs w:val="21"/>
          <w14:ligatures w14:val="none"/>
        </w:rPr>
        <w:t>is the treatment effect</w:t>
      </w:r>
      <w:r w:rsidR="009A368F">
        <w:rPr>
          <w:rFonts w:ascii="Helvetica Neue" w:eastAsia="Times New Roman" w:hAnsi="Helvetica Neue" w:cs="Times New Roman"/>
          <w:color w:val="333333"/>
          <w:kern w:val="0"/>
          <w:sz w:val="21"/>
          <w:szCs w:val="21"/>
          <w14:ligatures w14:val="none"/>
        </w:rPr>
        <w:t xml:space="preserve"> estimate</w:t>
      </w:r>
      <w:r w:rsidRPr="00C76209">
        <w:rPr>
          <w:rFonts w:ascii="Helvetica Neue" w:eastAsia="Times New Roman" w:hAnsi="Helvetica Neue" w:cs="Times New Roman"/>
          <w:color w:val="333333"/>
          <w:kern w:val="0"/>
          <w:sz w:val="21"/>
          <w:szCs w:val="21"/>
          <w14:ligatures w14:val="none"/>
        </w:rPr>
        <w:t xml:space="preserve"> itself, not the outco</w:t>
      </w:r>
      <w:commentRangeEnd w:id="316"/>
      <w:r w:rsidR="009A368F">
        <w:rPr>
          <w:rStyle w:val="CommentReference"/>
        </w:rPr>
        <w:commentReference w:id="316"/>
      </w:r>
      <w:r w:rsidRPr="00C76209">
        <w:rPr>
          <w:rFonts w:ascii="Helvetica Neue" w:eastAsia="Times New Roman" w:hAnsi="Helvetica Neue" w:cs="Times New Roman"/>
          <w:color w:val="333333"/>
          <w:kern w:val="0"/>
          <w:sz w:val="21"/>
          <w:szCs w:val="21"/>
          <w14:ligatures w14:val="none"/>
        </w:rPr>
        <w:t xml:space="preserve">me mean function. </w:t>
      </w:r>
      <w:proofErr w:type="gramStart"/>
      <w:r w:rsidR="009A368F">
        <w:rPr>
          <w:rFonts w:ascii="Helvetica Neue" w:eastAsia="Times New Roman" w:hAnsi="Helvetica Neue" w:cs="Times New Roman"/>
          <w:color w:val="333333"/>
          <w:kern w:val="0"/>
          <w:sz w:val="21"/>
          <w:szCs w:val="21"/>
          <w14:ligatures w14:val="none"/>
        </w:rPr>
        <w:t>In particular, causal</w:t>
      </w:r>
      <w:proofErr w:type="gramEnd"/>
      <w:r w:rsidR="009A368F">
        <w:rPr>
          <w:rFonts w:ascii="Helvetica Neue" w:eastAsia="Times New Roman" w:hAnsi="Helvetica Neue" w:cs="Times New Roman"/>
          <w:color w:val="333333"/>
          <w:kern w:val="0"/>
          <w:sz w:val="21"/>
          <w:szCs w:val="21"/>
          <w14:ligatures w14:val="none"/>
        </w:rPr>
        <w:t xml:space="preserve"> forests</w:t>
      </w:r>
      <w:r w:rsidRPr="00C76209">
        <w:rPr>
          <w:rFonts w:ascii="Helvetica Neue" w:eastAsia="Times New Roman" w:hAnsi="Helvetica Neue" w:cs="Times New Roman"/>
          <w:color w:val="333333"/>
          <w:kern w:val="0"/>
          <w:sz w:val="21"/>
          <w:szCs w:val="21"/>
          <w14:ligatures w14:val="none"/>
        </w:rPr>
        <w:t xml:space="preserve"> recursively </w:t>
      </w:r>
      <w:proofErr w:type="gramStart"/>
      <w:r w:rsidRPr="00C76209">
        <w:rPr>
          <w:rFonts w:ascii="Helvetica Neue" w:eastAsia="Times New Roman" w:hAnsi="Helvetica Neue" w:cs="Times New Roman"/>
          <w:color w:val="333333"/>
          <w:kern w:val="0"/>
          <w:sz w:val="21"/>
          <w:szCs w:val="21"/>
          <w14:ligatures w14:val="none"/>
        </w:rPr>
        <w:t>partitions</w:t>
      </w:r>
      <w:proofErr w:type="gramEnd"/>
      <w:r w:rsidRPr="00C76209">
        <w:rPr>
          <w:rFonts w:ascii="Helvetica Neue" w:eastAsia="Times New Roman" w:hAnsi="Helvetica Neue" w:cs="Times New Roman"/>
          <w:color w:val="333333"/>
          <w:kern w:val="0"/>
          <w:sz w:val="21"/>
          <w:szCs w:val="21"/>
          <w14:ligatures w14:val="none"/>
        </w:rPr>
        <w:t xml:space="preserve"> </w:t>
      </w:r>
      <w:r w:rsidR="009A368F">
        <w:rPr>
          <w:rFonts w:ascii="Helvetica Neue" w:eastAsia="Times New Roman" w:hAnsi="Helvetica Neue" w:cs="Times New Roman"/>
          <w:color w:val="333333"/>
          <w:kern w:val="0"/>
          <w:sz w:val="21"/>
          <w:szCs w:val="21"/>
          <w14:ligatures w14:val="none"/>
        </w:rPr>
        <w:t xml:space="preserve">the </w:t>
      </w:r>
      <w:r w:rsidRPr="00C76209">
        <w:rPr>
          <w:rFonts w:ascii="Helvetica Neue" w:eastAsia="Times New Roman" w:hAnsi="Helvetica Neue" w:cs="Times New Roman"/>
          <w:color w:val="333333"/>
          <w:kern w:val="0"/>
          <w:sz w:val="21"/>
          <w:szCs w:val="21"/>
          <w14:ligatures w14:val="none"/>
        </w:rPr>
        <w:t>covariates to best split based on treatment effect heterogeneity. The treatment effect is estimated as the difference in average outcomes between the treatment and control units within each leaf. In other words, the causal forest is the weighted aggregation of many causal trees.</w:t>
      </w:r>
      <w:hyperlink w:anchor="fn12" w:history="1">
        <w:r w:rsidRPr="00C76209">
          <w:rPr>
            <w:rFonts w:ascii="Helvetica Neue" w:eastAsia="Times New Roman" w:hAnsi="Helvetica Neue" w:cs="Times New Roman"/>
            <w:color w:val="337AB7"/>
            <w:kern w:val="0"/>
            <w:sz w:val="16"/>
            <w:szCs w:val="16"/>
            <w:u w:val="single"/>
            <w:vertAlign w:val="superscript"/>
            <w14:ligatures w14:val="none"/>
          </w:rPr>
          <w:t>12</w:t>
        </w:r>
      </w:hyperlink>
      <w:r w:rsidR="00AE38DE">
        <w:rPr>
          <w:rFonts w:ascii="Helvetica Neue" w:eastAsia="Times New Roman" w:hAnsi="Helvetica Neue" w:cs="Times New Roman"/>
          <w:color w:val="337AB7"/>
          <w:kern w:val="0"/>
          <w:sz w:val="16"/>
          <w:szCs w:val="16"/>
          <w:u w:val="single"/>
          <w:vertAlign w:val="superscript"/>
          <w14:ligatures w14:val="none"/>
        </w:rPr>
        <w:t xml:space="preserve"> </w:t>
      </w:r>
      <w:r w:rsidR="00AE38DE">
        <w:rPr>
          <w:rFonts w:ascii="Helvetica Neue" w:eastAsia="Times New Roman" w:hAnsi="Helvetica Neue" w:cs="Times New Roman"/>
          <w:color w:val="333333"/>
          <w:kern w:val="0"/>
          <w:sz w:val="21"/>
          <w:szCs w:val="21"/>
          <w14:ligatures w14:val="none"/>
        </w:rPr>
        <w:t xml:space="preserve"> This approach can be selected by setting </w:t>
      </w:r>
      <w:proofErr w:type="spellStart"/>
      <w:r w:rsidR="00AE38DE">
        <w:rPr>
          <w:rFonts w:ascii="Helvetica Neue" w:eastAsia="Times New Roman" w:hAnsi="Helvetica Neue" w:cs="Times New Roman"/>
          <w:color w:val="333333"/>
          <w:kern w:val="0"/>
          <w:sz w:val="21"/>
          <w:szCs w:val="21"/>
          <w14:ligatures w14:val="none"/>
        </w:rPr>
        <w:t>estimation_method</w:t>
      </w:r>
      <w:proofErr w:type="spellEnd"/>
      <w:r w:rsidR="00AE38DE">
        <w:rPr>
          <w:rFonts w:ascii="Helvetica Neue" w:eastAsia="Times New Roman" w:hAnsi="Helvetica Neue" w:cs="Times New Roman"/>
          <w:color w:val="333333"/>
          <w:kern w:val="0"/>
          <w:sz w:val="21"/>
          <w:szCs w:val="21"/>
          <w14:ligatures w14:val="none"/>
        </w:rPr>
        <w:t xml:space="preserve"> = “</w:t>
      </w:r>
      <w:proofErr w:type="spellStart"/>
      <w:r w:rsidR="00AE38DE">
        <w:rPr>
          <w:rFonts w:ascii="Helvetica Neue" w:eastAsia="Times New Roman" w:hAnsi="Helvetica Neue" w:cs="Times New Roman"/>
          <w:i/>
          <w:iCs/>
          <w:color w:val="333333"/>
          <w:kern w:val="0"/>
          <w:sz w:val="21"/>
          <w:szCs w:val="21"/>
          <w14:ligatures w14:val="none"/>
        </w:rPr>
        <w:t>causalforest</w:t>
      </w:r>
      <w:proofErr w:type="spellEnd"/>
      <w:r w:rsidR="00AE38DE">
        <w:rPr>
          <w:rFonts w:ascii="Helvetica Neue" w:eastAsia="Times New Roman" w:hAnsi="Helvetica Neue" w:cs="Times New Roman"/>
          <w:color w:val="333333"/>
          <w:kern w:val="0"/>
          <w:sz w:val="21"/>
          <w:szCs w:val="21"/>
          <w14:ligatures w14:val="none"/>
        </w:rPr>
        <w:t xml:space="preserve">”. </w:t>
      </w:r>
    </w:p>
    <w:p w14:paraId="04AAA87B" w14:textId="77777777" w:rsidR="00C76209" w:rsidRPr="00C76209" w:rsidRDefault="00C76209" w:rsidP="00C76209">
      <w:pPr>
        <w:shd w:val="clear" w:color="auto" w:fill="FFFFFF"/>
        <w:spacing w:before="300" w:after="150" w:line="240" w:lineRule="auto"/>
        <w:outlineLvl w:val="1"/>
        <w:rPr>
          <w:rFonts w:ascii="inherit" w:eastAsia="Times New Roman" w:hAnsi="inherit" w:cs="Times New Roman"/>
          <w:color w:val="333333"/>
          <w:kern w:val="0"/>
          <w:sz w:val="45"/>
          <w:szCs w:val="45"/>
          <w14:ligatures w14:val="none"/>
        </w:rPr>
      </w:pPr>
      <w:r w:rsidRPr="00C76209">
        <w:rPr>
          <w:rFonts w:ascii="inherit" w:eastAsia="Times New Roman" w:hAnsi="inherit" w:cs="Times New Roman"/>
          <w:color w:val="333333"/>
          <w:kern w:val="0"/>
          <w:sz w:val="45"/>
          <w:szCs w:val="45"/>
          <w14:ligatures w14:val="none"/>
        </w:rPr>
        <w:t>Aggregation Methods</w:t>
      </w:r>
    </w:p>
    <w:p w14:paraId="220E29A3" w14:textId="07F42482" w:rsidR="00C76209" w:rsidRPr="004005CE" w:rsidRDefault="00AE38DE" w:rsidP="00C76209">
      <w:pPr>
        <w:shd w:val="clear" w:color="auto" w:fill="FFFFFF"/>
        <w:spacing w:after="150" w:line="240" w:lineRule="auto"/>
        <w:rPr>
          <w:rFonts w:ascii="Helvetica Neue" w:eastAsia="Times New Roman" w:hAnsi="Helvetica Neue" w:cs="Times New Roman"/>
          <w:strike/>
          <w:color w:val="333333"/>
          <w:kern w:val="0"/>
          <w:sz w:val="21"/>
          <w:szCs w:val="21"/>
          <w14:ligatures w14:val="none"/>
          <w:rPrChange w:id="317" w:author="Kyungeun Jeon" w:date="2025-09-04T17:33:00Z" w16du:dateUtc="2025-09-04T21:33:00Z">
            <w:rPr>
              <w:rFonts w:ascii="Helvetica Neue" w:eastAsia="Times New Roman" w:hAnsi="Helvetica Neue" w:cs="Times New Roman"/>
              <w:color w:val="333333"/>
              <w:kern w:val="0"/>
              <w:sz w:val="21"/>
              <w:szCs w:val="21"/>
              <w14:ligatures w14:val="none"/>
            </w:rPr>
          </w:rPrChange>
        </w:rPr>
      </w:pPr>
      <w:commentRangeStart w:id="318"/>
      <w:commentRangeStart w:id="319"/>
      <w:commentRangeStart w:id="320"/>
      <w:r w:rsidRPr="004005CE">
        <w:rPr>
          <w:rFonts w:ascii="Helvetica Neue" w:eastAsia="Times New Roman" w:hAnsi="Helvetica Neue" w:cs="Times New Roman"/>
          <w:strike/>
          <w:color w:val="333333"/>
          <w:kern w:val="0"/>
          <w:sz w:val="21"/>
          <w:szCs w:val="21"/>
          <w14:ligatures w14:val="none"/>
          <w:rPrChange w:id="321" w:author="Kyungeun Jeon" w:date="2025-09-04T17:33:00Z" w16du:dateUtc="2025-09-04T21:33:00Z">
            <w:rPr>
              <w:rFonts w:ascii="Helvetica Neue" w:eastAsia="Times New Roman" w:hAnsi="Helvetica Neue" w:cs="Times New Roman"/>
              <w:color w:val="333333"/>
              <w:kern w:val="0"/>
              <w:sz w:val="21"/>
              <w:szCs w:val="21"/>
              <w14:ligatures w14:val="none"/>
            </w:rPr>
          </w:rPrChange>
        </w:rPr>
        <w:t xml:space="preserve">The </w:t>
      </w:r>
      <w:r w:rsidRPr="004005CE">
        <w:rPr>
          <w:rFonts w:ascii="Courier New" w:eastAsia="Times New Roman" w:hAnsi="Courier New" w:cs="Courier New"/>
          <w:strike/>
          <w:color w:val="333333"/>
          <w:kern w:val="0"/>
          <w:sz w:val="19"/>
          <w:szCs w:val="19"/>
          <w14:ligatures w14:val="none"/>
          <w:rPrChange w:id="322" w:author="Kyungeun Jeon" w:date="2025-09-04T17:33:00Z" w16du:dateUtc="2025-09-04T21:33:00Z">
            <w:rPr>
              <w:rFonts w:ascii="Courier New" w:eastAsia="Times New Roman" w:hAnsi="Courier New" w:cs="Courier New"/>
              <w:color w:val="333333"/>
              <w:kern w:val="0"/>
              <w:sz w:val="19"/>
              <w:szCs w:val="19"/>
              <w14:ligatures w14:val="none"/>
            </w:rPr>
          </w:rPrChange>
        </w:rPr>
        <w:t>multicate</w:t>
      </w:r>
      <w:r w:rsidRPr="004005CE">
        <w:rPr>
          <w:rFonts w:ascii="Helvetica Neue" w:eastAsia="Times New Roman" w:hAnsi="Helvetica Neue" w:cs="Times New Roman"/>
          <w:strike/>
          <w:color w:val="333333"/>
          <w:kern w:val="0"/>
          <w:sz w:val="21"/>
          <w:szCs w:val="21"/>
          <w14:ligatures w14:val="none"/>
          <w:rPrChange w:id="323" w:author="Kyungeun Jeon" w:date="2025-09-04T17:33:00Z" w16du:dateUtc="2025-09-04T21:33:00Z">
            <w:rPr>
              <w:rFonts w:ascii="Helvetica Neue" w:eastAsia="Times New Roman" w:hAnsi="Helvetica Neue" w:cs="Times New Roman"/>
              <w:color w:val="333333"/>
              <w:kern w:val="0"/>
              <w:sz w:val="21"/>
              <w:szCs w:val="21"/>
              <w14:ligatures w14:val="none"/>
            </w:rPr>
          </w:rPrChange>
        </w:rPr>
        <w:t xml:space="preserve">  </w:t>
      </w:r>
      <w:r w:rsidR="00C76209" w:rsidRPr="004005CE">
        <w:rPr>
          <w:rFonts w:ascii="Helvetica Neue" w:eastAsia="Times New Roman" w:hAnsi="Helvetica Neue" w:cs="Times New Roman"/>
          <w:strike/>
          <w:color w:val="333333"/>
          <w:kern w:val="0"/>
          <w:sz w:val="21"/>
          <w:szCs w:val="21"/>
          <w14:ligatures w14:val="none"/>
          <w:rPrChange w:id="324" w:author="Kyungeun Jeon" w:date="2025-09-04T17:33:00Z" w16du:dateUtc="2025-09-04T21:33:00Z">
            <w:rPr>
              <w:rFonts w:ascii="Helvetica Neue" w:eastAsia="Times New Roman" w:hAnsi="Helvetica Neue" w:cs="Times New Roman"/>
              <w:color w:val="333333"/>
              <w:kern w:val="0"/>
              <w:sz w:val="21"/>
              <w:szCs w:val="21"/>
              <w14:ligatures w14:val="none"/>
            </w:rPr>
          </w:rPrChange>
        </w:rPr>
        <w:t>package is especially well-suited for combining multiple studies with various aggregation methods. However, our package also supports settings where individual-level data can be shared across trials.</w:t>
      </w:r>
      <w:commentRangeEnd w:id="318"/>
      <w:r w:rsidRPr="004005CE">
        <w:rPr>
          <w:rStyle w:val="CommentReference"/>
          <w:strike/>
          <w:rPrChange w:id="325" w:author="Kyungeun Jeon" w:date="2025-09-04T17:33:00Z" w16du:dateUtc="2025-09-04T21:33:00Z">
            <w:rPr>
              <w:rStyle w:val="CommentReference"/>
            </w:rPr>
          </w:rPrChange>
        </w:rPr>
        <w:commentReference w:id="318"/>
      </w:r>
      <w:commentRangeEnd w:id="319"/>
      <w:r w:rsidR="009A368F" w:rsidRPr="004005CE">
        <w:rPr>
          <w:rStyle w:val="CommentReference"/>
          <w:strike/>
          <w:rPrChange w:id="326" w:author="Kyungeun Jeon" w:date="2025-09-04T17:33:00Z" w16du:dateUtc="2025-09-04T21:33:00Z">
            <w:rPr>
              <w:rStyle w:val="CommentReference"/>
            </w:rPr>
          </w:rPrChange>
        </w:rPr>
        <w:commentReference w:id="319"/>
      </w:r>
      <w:commentRangeEnd w:id="320"/>
      <w:r w:rsidR="004005CE" w:rsidRPr="004005CE">
        <w:rPr>
          <w:rStyle w:val="CommentReference"/>
          <w:strike/>
          <w:rPrChange w:id="327" w:author="Kyungeun Jeon" w:date="2025-09-04T17:33:00Z" w16du:dateUtc="2025-09-04T21:33:00Z">
            <w:rPr>
              <w:rStyle w:val="CommentReference"/>
            </w:rPr>
          </w:rPrChange>
        </w:rPr>
        <w:commentReference w:id="320"/>
      </w:r>
    </w:p>
    <w:p w14:paraId="1460197A" w14:textId="7CC7C4E1" w:rsidR="00C76209" w:rsidRPr="00C76209" w:rsidDel="004005CE" w:rsidRDefault="00C76209" w:rsidP="00C76209">
      <w:pPr>
        <w:shd w:val="clear" w:color="auto" w:fill="FFFFFF"/>
        <w:spacing w:before="300" w:after="150" w:line="240" w:lineRule="auto"/>
        <w:outlineLvl w:val="2"/>
        <w:rPr>
          <w:del w:id="328" w:author="Kyungeun Jeon" w:date="2025-09-04T17:34:00Z" w16du:dateUtc="2025-09-04T21:34:00Z"/>
          <w:rFonts w:ascii="inherit" w:eastAsia="Times New Roman" w:hAnsi="inherit" w:cs="Times New Roman"/>
          <w:color w:val="333333"/>
          <w:kern w:val="0"/>
          <w:sz w:val="36"/>
          <w:szCs w:val="36"/>
          <w14:ligatures w14:val="none"/>
        </w:rPr>
      </w:pPr>
      <w:del w:id="329" w:author="Kyungeun Jeon" w:date="2025-09-04T17:34:00Z" w16du:dateUtc="2025-09-04T21:34:00Z">
        <w:r w:rsidRPr="00C76209" w:rsidDel="004005CE">
          <w:rPr>
            <w:rFonts w:ascii="inherit" w:eastAsia="Times New Roman" w:hAnsi="inherit" w:cs="Times New Roman"/>
            <w:color w:val="333333"/>
            <w:kern w:val="0"/>
            <w:sz w:val="36"/>
            <w:szCs w:val="36"/>
            <w14:ligatures w14:val="none"/>
          </w:rPr>
          <w:delText xml:space="preserve">1) </w:delText>
        </w:r>
        <w:commentRangeStart w:id="330"/>
        <w:commentRangeStart w:id="331"/>
        <w:r w:rsidRPr="00C76209" w:rsidDel="004005CE">
          <w:rPr>
            <w:rFonts w:ascii="inherit" w:eastAsia="Times New Roman" w:hAnsi="inherit" w:cs="Times New Roman"/>
            <w:color w:val="333333"/>
            <w:kern w:val="0"/>
            <w:sz w:val="36"/>
            <w:szCs w:val="36"/>
            <w14:ligatures w14:val="none"/>
          </w:rPr>
          <w:delText>No pooling</w:delText>
        </w:r>
        <w:commentRangeEnd w:id="330"/>
        <w:r w:rsidR="00AE38DE" w:rsidDel="004005CE">
          <w:rPr>
            <w:rStyle w:val="CommentReference"/>
          </w:rPr>
          <w:commentReference w:id="330"/>
        </w:r>
        <w:commentRangeEnd w:id="331"/>
        <w:r w:rsidR="00DD363E" w:rsidDel="004005CE">
          <w:rPr>
            <w:rStyle w:val="CommentReference"/>
          </w:rPr>
          <w:commentReference w:id="331"/>
        </w:r>
      </w:del>
    </w:p>
    <w:p w14:paraId="45BE06D5" w14:textId="3620C829" w:rsidR="00C76209" w:rsidRPr="00C76209" w:rsidDel="004005CE" w:rsidRDefault="00C76209" w:rsidP="00C76209">
      <w:pPr>
        <w:shd w:val="clear" w:color="auto" w:fill="FFFFFF"/>
        <w:spacing w:after="150" w:line="240" w:lineRule="auto"/>
        <w:rPr>
          <w:del w:id="332" w:author="Kyungeun Jeon" w:date="2025-09-04T17:34:00Z" w16du:dateUtc="2025-09-04T21:34:00Z"/>
          <w:rFonts w:ascii="Helvetica Neue" w:eastAsia="Times New Roman" w:hAnsi="Helvetica Neue" w:cs="Times New Roman"/>
          <w:color w:val="333333"/>
          <w:kern w:val="0"/>
          <w:sz w:val="21"/>
          <w:szCs w:val="21"/>
          <w14:ligatures w14:val="none"/>
        </w:rPr>
      </w:pPr>
      <w:del w:id="333" w:author="Kyungeun Jeon" w:date="2025-09-04T17:34:00Z" w16du:dateUtc="2025-09-04T21:34:00Z">
        <w:r w:rsidRPr="00C76209" w:rsidDel="004005CE">
          <w:rPr>
            <w:rFonts w:ascii="Helvetica Neue" w:eastAsia="Times New Roman" w:hAnsi="Helvetica Neue" w:cs="Times New Roman"/>
            <w:color w:val="333333"/>
            <w:kern w:val="0"/>
            <w:sz w:val="21"/>
            <w:szCs w:val="21"/>
            <w14:ligatures w14:val="none"/>
          </w:rPr>
          <w:delText>When trials are too heterogeneous to justify combining information across studies, it may be preferable to estimate effects separately for each trial. In this case, fitting models within each study independently</w:delText>
        </w:r>
      </w:del>
      <w:ins w:id="334" w:author="Elizabeth Stuart" w:date="2025-08-01T17:02:00Z">
        <w:del w:id="335" w:author="Kyungeun Jeon" w:date="2025-09-04T17:34:00Z" w16du:dateUtc="2025-09-04T21:34:00Z">
          <w:r w:rsidR="009B5E43" w:rsidDel="004005CE">
            <w:rPr>
              <w:rFonts w:ascii="Helvetica Neue" w:eastAsia="Times New Roman" w:hAnsi="Helvetica Neue" w:cs="Times New Roman"/>
              <w:color w:val="333333"/>
              <w:kern w:val="0"/>
              <w:sz w:val="21"/>
              <w:szCs w:val="21"/>
              <w14:ligatures w14:val="none"/>
            </w:rPr>
            <w:delText>, and then reporting results separately by study,</w:delText>
          </w:r>
        </w:del>
      </w:ins>
      <w:del w:id="336" w:author="Kyungeun Jeon" w:date="2025-09-04T17:34:00Z" w16du:dateUtc="2025-09-04T21:34:00Z">
        <w:r w:rsidRPr="00C76209" w:rsidDel="004005CE">
          <w:rPr>
            <w:rFonts w:ascii="Helvetica Neue" w:eastAsia="Times New Roman" w:hAnsi="Helvetica Neue" w:cs="Times New Roman"/>
            <w:color w:val="333333"/>
            <w:kern w:val="0"/>
            <w:sz w:val="21"/>
            <w:szCs w:val="21"/>
            <w14:ligatures w14:val="none"/>
          </w:rPr>
          <w:delText xml:space="preserve"> would be most appropriate. Note that this is not technically an ‘aggregation approach’ since each study is analyzed independently, and no cross-study information is used. You can specify this setting with aggregation_method = “</w:delText>
        </w:r>
        <w:r w:rsidRPr="00C76209" w:rsidDel="004005CE">
          <w:rPr>
            <w:rFonts w:ascii="Helvetica Neue" w:eastAsia="Times New Roman" w:hAnsi="Helvetica Neue" w:cs="Times New Roman"/>
            <w:i/>
            <w:iCs/>
            <w:color w:val="333333"/>
            <w:kern w:val="0"/>
            <w:sz w:val="21"/>
            <w:szCs w:val="21"/>
            <w14:ligatures w14:val="none"/>
          </w:rPr>
          <w:delText>studyspecific</w:delText>
        </w:r>
        <w:r w:rsidRPr="00C76209" w:rsidDel="004005CE">
          <w:rPr>
            <w:rFonts w:ascii="Helvetica Neue" w:eastAsia="Times New Roman" w:hAnsi="Helvetica Neue" w:cs="Times New Roman"/>
            <w:color w:val="333333"/>
            <w:kern w:val="0"/>
            <w:sz w:val="21"/>
            <w:szCs w:val="21"/>
            <w14:ligatures w14:val="none"/>
          </w:rPr>
          <w:delText>”.</w:delText>
        </w:r>
      </w:del>
    </w:p>
    <w:p w14:paraId="2618E4FC" w14:textId="4062A596" w:rsidR="00C76209" w:rsidRPr="00C76209" w:rsidRDefault="00C76209" w:rsidP="00C76209">
      <w:pPr>
        <w:shd w:val="clear" w:color="auto" w:fill="FFFFFF"/>
        <w:spacing w:before="300" w:after="150" w:line="240" w:lineRule="auto"/>
        <w:outlineLvl w:val="2"/>
        <w:rPr>
          <w:rFonts w:ascii="inherit" w:eastAsia="Times New Roman" w:hAnsi="inherit" w:cs="Times New Roman"/>
          <w:color w:val="333333"/>
          <w:kern w:val="0"/>
          <w:sz w:val="36"/>
          <w:szCs w:val="36"/>
          <w14:ligatures w14:val="none"/>
        </w:rPr>
      </w:pPr>
      <w:del w:id="337" w:author="Kyungeun Jeon" w:date="2025-09-04T17:34:00Z" w16du:dateUtc="2025-09-04T21:34:00Z">
        <w:r w:rsidRPr="00C76209" w:rsidDel="004005CE">
          <w:rPr>
            <w:rFonts w:ascii="inherit" w:eastAsia="Times New Roman" w:hAnsi="inherit" w:cs="Times New Roman"/>
            <w:color w:val="333333"/>
            <w:kern w:val="0"/>
            <w:sz w:val="36"/>
            <w:szCs w:val="36"/>
            <w14:ligatures w14:val="none"/>
          </w:rPr>
          <w:delText>2</w:delText>
        </w:r>
      </w:del>
      <w:ins w:id="338" w:author="Kyungeun Jeon" w:date="2025-09-04T17:34:00Z" w16du:dateUtc="2025-09-04T21:34:00Z">
        <w:r w:rsidR="004005CE">
          <w:rPr>
            <w:rFonts w:ascii="inherit" w:eastAsia="Times New Roman" w:hAnsi="inherit" w:cs="Times New Roman"/>
            <w:color w:val="333333"/>
            <w:kern w:val="0"/>
            <w:sz w:val="36"/>
            <w:szCs w:val="36"/>
            <w14:ligatures w14:val="none"/>
          </w:rPr>
          <w:t>1</w:t>
        </w:r>
      </w:ins>
      <w:r w:rsidRPr="00C76209">
        <w:rPr>
          <w:rFonts w:ascii="inherit" w:eastAsia="Times New Roman" w:hAnsi="inherit" w:cs="Times New Roman"/>
          <w:color w:val="333333"/>
          <w:kern w:val="0"/>
          <w:sz w:val="36"/>
          <w:szCs w:val="36"/>
          <w14:ligatures w14:val="none"/>
        </w:rPr>
        <w:t>) Pooling with trial indicator</w:t>
      </w:r>
    </w:p>
    <w:p w14:paraId="24155597" w14:textId="5D9532D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 xml:space="preserve">A </w:t>
      </w:r>
      <w:commentRangeStart w:id="339"/>
      <w:del w:id="340" w:author="Kyungeun Jeon" w:date="2025-09-04T17:34:00Z" w16du:dateUtc="2025-09-04T21:34:00Z">
        <w:r w:rsidRPr="00C76209" w:rsidDel="004005CE">
          <w:rPr>
            <w:rFonts w:ascii="Helvetica Neue" w:eastAsia="Times New Roman" w:hAnsi="Helvetica Neue" w:cs="Times New Roman"/>
            <w:color w:val="333333"/>
            <w:kern w:val="0"/>
            <w:sz w:val="21"/>
            <w:szCs w:val="21"/>
            <w14:ligatures w14:val="none"/>
          </w:rPr>
          <w:delText>‘</w:delText>
        </w:r>
        <w:commentRangeEnd w:id="339"/>
        <w:r w:rsidR="00AE38DE" w:rsidDel="004005CE">
          <w:rPr>
            <w:rStyle w:val="CommentReference"/>
          </w:rPr>
          <w:commentReference w:id="339"/>
        </w:r>
        <w:r w:rsidRPr="00C76209" w:rsidDel="004005CE">
          <w:rPr>
            <w:rFonts w:ascii="Helvetica Neue" w:eastAsia="Times New Roman" w:hAnsi="Helvetica Neue" w:cs="Times New Roman"/>
            <w:color w:val="333333"/>
            <w:kern w:val="0"/>
            <w:sz w:val="21"/>
            <w:szCs w:val="21"/>
            <w14:ligatures w14:val="none"/>
          </w:rPr>
          <w:delText>c</w:delText>
        </w:r>
      </w:del>
      <w:ins w:id="341" w:author="Kyungeun Jeon" w:date="2025-09-04T17:34:00Z" w16du:dateUtc="2025-09-04T21:34:00Z">
        <w:r w:rsidR="004005CE">
          <w:rPr>
            <w:rFonts w:ascii="Helvetica Neue" w:eastAsia="Times New Roman" w:hAnsi="Helvetica Neue" w:cs="Times New Roman"/>
            <w:color w:val="333333"/>
            <w:kern w:val="0"/>
            <w:sz w:val="21"/>
            <w:szCs w:val="21"/>
            <w14:ligatures w14:val="none"/>
          </w:rPr>
          <w:t>“</w:t>
        </w:r>
      </w:ins>
      <w:ins w:id="342" w:author="Kyungeun Jeon" w:date="2025-09-04T17:35:00Z" w16du:dateUtc="2025-09-04T21:35:00Z">
        <w:r w:rsidR="004005CE">
          <w:rPr>
            <w:rFonts w:ascii="Helvetica Neue" w:eastAsia="Times New Roman" w:hAnsi="Helvetica Neue" w:cs="Times New Roman"/>
            <w:color w:val="333333"/>
            <w:kern w:val="0"/>
            <w:sz w:val="21"/>
            <w:szCs w:val="21"/>
            <w14:ligatures w14:val="none"/>
          </w:rPr>
          <w:t>c</w:t>
        </w:r>
      </w:ins>
      <w:r w:rsidRPr="00C76209">
        <w:rPr>
          <w:rFonts w:ascii="Helvetica Neue" w:eastAsia="Times New Roman" w:hAnsi="Helvetica Neue" w:cs="Times New Roman"/>
          <w:color w:val="333333"/>
          <w:kern w:val="0"/>
          <w:sz w:val="21"/>
          <w:szCs w:val="21"/>
          <w14:ligatures w14:val="none"/>
        </w:rPr>
        <w:t>omplete pooling approach</w:t>
      </w:r>
      <w:ins w:id="343" w:author="Kyungeun Jeon" w:date="2025-09-04T17:35:00Z" w16du:dateUtc="2025-09-04T21:35:00Z">
        <w:r w:rsidR="004005CE">
          <w:rPr>
            <w:rFonts w:ascii="Helvetica Neue" w:eastAsia="Times New Roman" w:hAnsi="Helvetica Neue" w:cs="Times New Roman"/>
            <w:color w:val="333333"/>
            <w:kern w:val="0"/>
            <w:sz w:val="21"/>
            <w:szCs w:val="21"/>
            <w14:ligatures w14:val="none"/>
          </w:rPr>
          <w:t>”</w:t>
        </w:r>
      </w:ins>
      <w:del w:id="344" w:author="Kyungeun Jeon" w:date="2025-09-04T17:35:00Z" w16du:dateUtc="2025-09-04T21:35:00Z">
        <w:r w:rsidRPr="00C76209" w:rsidDel="004005CE">
          <w:rPr>
            <w:rFonts w:ascii="Helvetica Neue" w:eastAsia="Times New Roman" w:hAnsi="Helvetica Neue" w:cs="Times New Roman"/>
            <w:color w:val="333333"/>
            <w:kern w:val="0"/>
            <w:sz w:val="21"/>
            <w:szCs w:val="21"/>
            <w14:ligatures w14:val="none"/>
          </w:rPr>
          <w:delText>’</w:delText>
        </w:r>
      </w:del>
      <w:r w:rsidRPr="00C76209">
        <w:rPr>
          <w:rFonts w:ascii="Helvetica Neue" w:eastAsia="Times New Roman" w:hAnsi="Helvetica Neue" w:cs="Times New Roman"/>
          <w:color w:val="333333"/>
          <w:kern w:val="0"/>
          <w:sz w:val="21"/>
          <w:szCs w:val="21"/>
          <w14:ligatures w14:val="none"/>
        </w:rPr>
        <w:t xml:space="preserve"> - combining all data and treating it as a single study - requires strong assumptions. To relax these, our package implements pooling with a trial indicator. </w:t>
      </w:r>
      <w:r w:rsidR="00AE38DE">
        <w:rPr>
          <w:rFonts w:ascii="Helvetica Neue" w:eastAsia="Times New Roman" w:hAnsi="Helvetica Neue" w:cs="Times New Roman"/>
          <w:color w:val="333333"/>
          <w:kern w:val="0"/>
          <w:sz w:val="21"/>
          <w:szCs w:val="21"/>
          <w14:ligatures w14:val="none"/>
        </w:rPr>
        <w:t>Under this strategy</w:t>
      </w:r>
      <w:r w:rsidRPr="00C76209">
        <w:rPr>
          <w:rFonts w:ascii="Helvetica Neue" w:eastAsia="Times New Roman" w:hAnsi="Helvetica Neue" w:cs="Times New Roman"/>
          <w:color w:val="333333"/>
          <w:kern w:val="0"/>
          <w:sz w:val="21"/>
          <w:szCs w:val="21"/>
          <w14:ligatures w14:val="none"/>
        </w:rPr>
        <w:t xml:space="preserve">, </w:t>
      </w:r>
      <w:proofErr w:type="gramStart"/>
      <w:r w:rsidRPr="00C76209">
        <w:rPr>
          <w:rFonts w:ascii="Helvetica Neue" w:eastAsia="Times New Roman" w:hAnsi="Helvetica Neue" w:cs="Times New Roman"/>
          <w:color w:val="333333"/>
          <w:kern w:val="0"/>
          <w:sz w:val="21"/>
          <w:szCs w:val="21"/>
          <w14:ligatures w14:val="none"/>
        </w:rPr>
        <w:t>all of</w:t>
      </w:r>
      <w:proofErr w:type="gramEnd"/>
      <w:r w:rsidRPr="00C76209">
        <w:rPr>
          <w:rFonts w:ascii="Helvetica Neue" w:eastAsia="Times New Roman" w:hAnsi="Helvetica Neue" w:cs="Times New Roman"/>
          <w:color w:val="333333"/>
          <w:kern w:val="0"/>
          <w:sz w:val="21"/>
          <w:szCs w:val="21"/>
          <w14:ligatures w14:val="none"/>
        </w:rPr>
        <w:t xml:space="preserve"> the individual data from all RCTs is combined into one comprehensive dataset, </w:t>
      </w:r>
      <w:r w:rsidRPr="00C76209">
        <w:rPr>
          <w:rFonts w:ascii="Helvetica Neue" w:eastAsia="Times New Roman" w:hAnsi="Helvetica Neue" w:cs="Times New Roman"/>
          <w:color w:val="333333"/>
          <w:kern w:val="0"/>
          <w:sz w:val="21"/>
          <w:szCs w:val="21"/>
          <w14:ligatures w14:val="none"/>
        </w:rPr>
        <w:lastRenderedPageBreak/>
        <w:t xml:space="preserve">but a categorical study variable is included. This allows researchers to </w:t>
      </w:r>
      <w:commentRangeStart w:id="345"/>
      <w:r w:rsidRPr="00C76209">
        <w:rPr>
          <w:rFonts w:ascii="Helvetica Neue" w:eastAsia="Times New Roman" w:hAnsi="Helvetica Neue" w:cs="Times New Roman"/>
          <w:color w:val="333333"/>
          <w:kern w:val="0"/>
          <w:sz w:val="21"/>
          <w:szCs w:val="21"/>
          <w14:ligatures w14:val="none"/>
        </w:rPr>
        <w:t xml:space="preserve">apply single-study approaches </w:t>
      </w:r>
      <w:commentRangeEnd w:id="345"/>
      <w:r w:rsidR="00AE38DE">
        <w:rPr>
          <w:rStyle w:val="CommentReference"/>
        </w:rPr>
        <w:commentReference w:id="345"/>
      </w:r>
      <w:r w:rsidRPr="00C76209">
        <w:rPr>
          <w:rFonts w:ascii="Helvetica Neue" w:eastAsia="Times New Roman" w:hAnsi="Helvetica Neue" w:cs="Times New Roman"/>
          <w:color w:val="333333"/>
          <w:kern w:val="0"/>
          <w:sz w:val="21"/>
          <w:szCs w:val="21"/>
          <w14:ligatures w14:val="none"/>
        </w:rPr>
        <w:t xml:space="preserve">while accounting for full covariates including membership indicator. </w:t>
      </w:r>
      <w:commentRangeStart w:id="346"/>
      <w:r w:rsidRPr="00C76209">
        <w:rPr>
          <w:rFonts w:ascii="Helvetica Neue" w:eastAsia="Times New Roman" w:hAnsi="Helvetica Neue" w:cs="Times New Roman"/>
          <w:color w:val="333333"/>
          <w:kern w:val="0"/>
          <w:sz w:val="21"/>
          <w:szCs w:val="21"/>
          <w14:ligatures w14:val="none"/>
        </w:rPr>
        <w:t>This will yield trial-specific CATE estimates.</w:t>
      </w:r>
      <w:commentRangeEnd w:id="346"/>
      <w:r w:rsidR="00AE38DE">
        <w:rPr>
          <w:rStyle w:val="CommentReference"/>
        </w:rPr>
        <w:commentReference w:id="346"/>
      </w:r>
      <w:r w:rsidRPr="00C76209">
        <w:rPr>
          <w:rFonts w:ascii="Helvetica Neue" w:eastAsia="Times New Roman" w:hAnsi="Helvetica Neue" w:cs="Times New Roman"/>
          <w:color w:val="333333"/>
          <w:kern w:val="0"/>
          <w:sz w:val="21"/>
          <w:szCs w:val="21"/>
          <w14:ligatures w14:val="none"/>
        </w:rPr>
        <w:t xml:space="preserve"> You can use </w:t>
      </w:r>
      <w:proofErr w:type="spellStart"/>
      <w:r w:rsidRPr="00C76209">
        <w:rPr>
          <w:rFonts w:ascii="Helvetica Neue" w:eastAsia="Times New Roman" w:hAnsi="Helvetica Neue" w:cs="Times New Roman"/>
          <w:color w:val="333333"/>
          <w:kern w:val="0"/>
          <w:sz w:val="21"/>
          <w:szCs w:val="21"/>
          <w14:ligatures w14:val="none"/>
        </w:rPr>
        <w:t>aggregation_method</w:t>
      </w:r>
      <w:proofErr w:type="spellEnd"/>
      <w:r w:rsidRPr="00C76209">
        <w:rPr>
          <w:rFonts w:ascii="Helvetica Neue" w:eastAsia="Times New Roman" w:hAnsi="Helvetica Neue" w:cs="Times New Roman"/>
          <w:color w:val="333333"/>
          <w:kern w:val="0"/>
          <w:sz w:val="21"/>
          <w:szCs w:val="21"/>
          <w14:ligatures w14:val="none"/>
        </w:rPr>
        <w:t xml:space="preserve"> = “</w:t>
      </w:r>
      <w:proofErr w:type="spellStart"/>
      <w:r w:rsidRPr="00C76209">
        <w:rPr>
          <w:rFonts w:ascii="Helvetica Neue" w:eastAsia="Times New Roman" w:hAnsi="Helvetica Neue" w:cs="Times New Roman"/>
          <w:i/>
          <w:iCs/>
          <w:color w:val="333333"/>
          <w:kern w:val="0"/>
          <w:sz w:val="21"/>
          <w:szCs w:val="21"/>
          <w14:ligatures w14:val="none"/>
        </w:rPr>
        <w:t>studyindicator</w:t>
      </w:r>
      <w:proofErr w:type="spellEnd"/>
      <w:r w:rsidRPr="00C76209">
        <w:rPr>
          <w:rFonts w:ascii="Helvetica Neue" w:eastAsia="Times New Roman" w:hAnsi="Helvetica Neue" w:cs="Times New Roman"/>
          <w:color w:val="333333"/>
          <w:kern w:val="0"/>
          <w:sz w:val="21"/>
          <w:szCs w:val="21"/>
          <w14:ligatures w14:val="none"/>
        </w:rPr>
        <w:t>” to apply this method.</w:t>
      </w:r>
    </w:p>
    <w:p w14:paraId="6181449D" w14:textId="602C9414" w:rsidR="00C76209" w:rsidRPr="00C76209" w:rsidRDefault="00C76209" w:rsidP="00C76209">
      <w:pPr>
        <w:shd w:val="clear" w:color="auto" w:fill="FFFFFF"/>
        <w:spacing w:after="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noProof/>
          <w:color w:val="333333"/>
          <w:kern w:val="0"/>
          <w:sz w:val="21"/>
          <w:szCs w:val="21"/>
          <w14:ligatures w14:val="none"/>
        </w:rPr>
        <w:drawing>
          <wp:inline distT="0" distB="0" distL="0" distR="0" wp14:anchorId="763691E0" wp14:editId="316D6A61">
            <wp:extent cx="4288155" cy="2574290"/>
            <wp:effectExtent l="0" t="0" r="4445" b="3810"/>
            <wp:docPr id="248082978"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82978" name="Picture 3"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8155" cy="2574290"/>
                    </a:xfrm>
                    <a:prstGeom prst="rect">
                      <a:avLst/>
                    </a:prstGeom>
                    <a:noFill/>
                    <a:ln>
                      <a:noFill/>
                    </a:ln>
                  </pic:spPr>
                </pic:pic>
              </a:graphicData>
            </a:graphic>
          </wp:inline>
        </w:drawing>
      </w:r>
    </w:p>
    <w:p w14:paraId="3732352B" w14:textId="7777777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Overview of the Pooling with Trial Indicator Aggregation Method</w:t>
      </w:r>
    </w:p>
    <w:p w14:paraId="1C2E8F4F" w14:textId="549A4AC2" w:rsidR="00C76209" w:rsidRPr="00C76209" w:rsidRDefault="004005CE" w:rsidP="00C76209">
      <w:pPr>
        <w:shd w:val="clear" w:color="auto" w:fill="FFFFFF"/>
        <w:spacing w:before="300" w:after="150" w:line="240" w:lineRule="auto"/>
        <w:outlineLvl w:val="2"/>
        <w:rPr>
          <w:rFonts w:ascii="inherit" w:eastAsia="Times New Roman" w:hAnsi="inherit" w:cs="Times New Roman"/>
          <w:color w:val="333333"/>
          <w:kern w:val="0"/>
          <w:sz w:val="36"/>
          <w:szCs w:val="36"/>
          <w14:ligatures w14:val="none"/>
        </w:rPr>
      </w:pPr>
      <w:ins w:id="347" w:author="Kyungeun Jeon" w:date="2025-09-04T17:34:00Z" w16du:dateUtc="2025-09-04T21:34:00Z">
        <w:r>
          <w:rPr>
            <w:rFonts w:ascii="inherit" w:eastAsia="Times New Roman" w:hAnsi="inherit" w:cs="Times New Roman"/>
            <w:color w:val="333333"/>
            <w:kern w:val="0"/>
            <w:sz w:val="36"/>
            <w:szCs w:val="36"/>
            <w14:ligatures w14:val="none"/>
          </w:rPr>
          <w:t>2</w:t>
        </w:r>
      </w:ins>
      <w:del w:id="348" w:author="Kyungeun Jeon" w:date="2025-09-04T17:34:00Z" w16du:dateUtc="2025-09-04T21:34:00Z">
        <w:r w:rsidR="00C76209" w:rsidRPr="00C76209" w:rsidDel="004005CE">
          <w:rPr>
            <w:rFonts w:ascii="inherit" w:eastAsia="Times New Roman" w:hAnsi="inherit" w:cs="Times New Roman"/>
            <w:color w:val="333333"/>
            <w:kern w:val="0"/>
            <w:sz w:val="36"/>
            <w:szCs w:val="36"/>
            <w14:ligatures w14:val="none"/>
          </w:rPr>
          <w:delText>3</w:delText>
        </w:r>
      </w:del>
      <w:r w:rsidR="00C76209" w:rsidRPr="00C76209">
        <w:rPr>
          <w:rFonts w:ascii="inherit" w:eastAsia="Times New Roman" w:hAnsi="inherit" w:cs="Times New Roman"/>
          <w:color w:val="333333"/>
          <w:kern w:val="0"/>
          <w:sz w:val="36"/>
          <w:szCs w:val="36"/>
          <w14:ligatures w14:val="none"/>
        </w:rPr>
        <w:t xml:space="preserve">) </w:t>
      </w:r>
      <w:proofErr w:type="gramStart"/>
      <w:r w:rsidR="00C76209" w:rsidRPr="00C76209">
        <w:rPr>
          <w:rFonts w:ascii="inherit" w:eastAsia="Times New Roman" w:hAnsi="inherit" w:cs="Times New Roman"/>
          <w:color w:val="333333"/>
          <w:kern w:val="0"/>
          <w:sz w:val="36"/>
          <w:szCs w:val="36"/>
          <w14:ligatures w14:val="none"/>
        </w:rPr>
        <w:t>Ensemble forest</w:t>
      </w:r>
      <w:proofErr w:type="gramEnd"/>
      <w:r w:rsidR="00C76209" w:rsidRPr="00C76209">
        <w:rPr>
          <w:rFonts w:ascii="inherit" w:eastAsia="Times New Roman" w:hAnsi="inherit" w:cs="Times New Roman"/>
          <w:color w:val="333333"/>
          <w:kern w:val="0"/>
          <w:sz w:val="36"/>
          <w:szCs w:val="36"/>
          <w14:ligatures w14:val="none"/>
        </w:rPr>
        <w:t xml:space="preserve"> method</w:t>
      </w:r>
    </w:p>
    <w:p w14:paraId="413C97A0" w14:textId="54513BFD"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This method is based on Tan and colleagues’ methods</w:t>
      </w:r>
      <w:hyperlink w:anchor="fn13" w:history="1">
        <w:r w:rsidRPr="00C76209">
          <w:rPr>
            <w:rFonts w:ascii="Helvetica Neue" w:eastAsia="Times New Roman" w:hAnsi="Helvetica Neue" w:cs="Times New Roman"/>
            <w:color w:val="337AB7"/>
            <w:kern w:val="0"/>
            <w:sz w:val="16"/>
            <w:szCs w:val="16"/>
            <w:u w:val="single"/>
            <w:vertAlign w:val="superscript"/>
            <w14:ligatures w14:val="none"/>
          </w:rPr>
          <w:t>13</w:t>
        </w:r>
      </w:hyperlink>
      <w:r w:rsidRPr="00C76209">
        <w:rPr>
          <w:rFonts w:ascii="Helvetica Neue" w:eastAsia="Times New Roman" w:hAnsi="Helvetica Neue" w:cs="Times New Roman"/>
          <w:color w:val="333333"/>
          <w:kern w:val="0"/>
          <w:sz w:val="21"/>
          <w:szCs w:val="21"/>
          <w14:ligatures w14:val="none"/>
        </w:rPr>
        <w:t xml:space="preserve"> for federated learning, devised for scenarios in which individual data cannot be shared across trial sites. First, it builds localized models for CATE within each </w:t>
      </w:r>
      <w:commentRangeStart w:id="349"/>
      <w:commentRangeStart w:id="350"/>
      <w:r w:rsidR="00AE38DE">
        <w:rPr>
          <w:rFonts w:ascii="Helvetica Neue" w:eastAsia="Times New Roman" w:hAnsi="Helvetica Neue" w:cs="Times New Roman"/>
          <w:color w:val="333333"/>
          <w:kern w:val="0"/>
          <w:sz w:val="21"/>
          <w:szCs w:val="21"/>
          <w14:ligatures w14:val="none"/>
        </w:rPr>
        <w:t>study</w:t>
      </w:r>
      <w:commentRangeEnd w:id="349"/>
      <w:r w:rsidR="00AE38DE">
        <w:rPr>
          <w:rStyle w:val="CommentReference"/>
        </w:rPr>
        <w:commentReference w:id="349"/>
      </w:r>
      <w:commentRangeEnd w:id="350"/>
      <w:r w:rsidR="009B5E43">
        <w:rPr>
          <w:rStyle w:val="CommentReference"/>
        </w:rPr>
        <w:commentReference w:id="350"/>
      </w:r>
      <w:r w:rsidRPr="00C76209">
        <w:rPr>
          <w:rFonts w:ascii="Helvetica Neue" w:eastAsia="Times New Roman" w:hAnsi="Helvetica Neue" w:cs="Times New Roman"/>
          <w:color w:val="333333"/>
          <w:kern w:val="0"/>
          <w:sz w:val="21"/>
          <w:szCs w:val="21"/>
          <w14:ligatures w14:val="none"/>
        </w:rPr>
        <w:t>, and then applies these models to all individuals in all studies to</w:t>
      </w:r>
      <w:r w:rsidR="009B5E43">
        <w:rPr>
          <w:rFonts w:ascii="Helvetica Neue" w:eastAsia="Times New Roman" w:hAnsi="Helvetica Neue" w:cs="Times New Roman"/>
          <w:color w:val="333333"/>
          <w:kern w:val="0"/>
          <w:sz w:val="21"/>
          <w:szCs w:val="21"/>
          <w14:ligatures w14:val="none"/>
        </w:rPr>
        <w:t xml:space="preserve"> estimate the CATE for </w:t>
      </w:r>
      <w:proofErr w:type="gramStart"/>
      <w:r w:rsidR="009B5E43">
        <w:rPr>
          <w:rFonts w:ascii="Helvetica Neue" w:eastAsia="Times New Roman" w:hAnsi="Helvetica Neue" w:cs="Times New Roman"/>
          <w:color w:val="333333"/>
          <w:kern w:val="0"/>
          <w:sz w:val="21"/>
          <w:szCs w:val="21"/>
          <w14:ligatures w14:val="none"/>
        </w:rPr>
        <w:t>each individual</w:t>
      </w:r>
      <w:proofErr w:type="gramEnd"/>
      <w:r w:rsidR="009B5E43">
        <w:rPr>
          <w:rFonts w:ascii="Helvetica Neue" w:eastAsia="Times New Roman" w:hAnsi="Helvetica Neue" w:cs="Times New Roman"/>
          <w:color w:val="333333"/>
          <w:kern w:val="0"/>
          <w:sz w:val="21"/>
          <w:szCs w:val="21"/>
          <w14:ligatures w14:val="none"/>
        </w:rPr>
        <w:t xml:space="preserve"> based on the CATE model from each study</w:t>
      </w:r>
      <w:r w:rsidRPr="00C76209">
        <w:rPr>
          <w:rFonts w:ascii="Helvetica Neue" w:eastAsia="Times New Roman" w:hAnsi="Helvetica Neue" w:cs="Times New Roman"/>
          <w:color w:val="333333"/>
          <w:kern w:val="0"/>
          <w:sz w:val="21"/>
          <w:szCs w:val="21"/>
          <w14:ligatures w14:val="none"/>
        </w:rPr>
        <w:t xml:space="preserve">. </w:t>
      </w:r>
      <w:r w:rsidR="00AE38DE">
        <w:rPr>
          <w:rFonts w:ascii="Helvetica Neue" w:eastAsia="Times New Roman" w:hAnsi="Helvetica Neue" w:cs="Times New Roman"/>
          <w:color w:val="333333"/>
          <w:kern w:val="0"/>
          <w:sz w:val="21"/>
          <w:szCs w:val="21"/>
          <w14:ligatures w14:val="none"/>
        </w:rPr>
        <w:t>A</w:t>
      </w:r>
      <w:r w:rsidRPr="00C76209">
        <w:rPr>
          <w:rFonts w:ascii="Helvetica Neue" w:eastAsia="Times New Roman" w:hAnsi="Helvetica Neue" w:cs="Times New Roman"/>
          <w:color w:val="333333"/>
          <w:kern w:val="0"/>
          <w:sz w:val="21"/>
          <w:szCs w:val="21"/>
          <w14:ligatures w14:val="none"/>
        </w:rPr>
        <w:t xml:space="preserve">n ensemble model is </w:t>
      </w:r>
      <w:r w:rsidR="00AE38DE">
        <w:rPr>
          <w:rFonts w:ascii="Helvetica Neue" w:eastAsia="Times New Roman" w:hAnsi="Helvetica Neue" w:cs="Times New Roman"/>
          <w:color w:val="333333"/>
          <w:kern w:val="0"/>
          <w:sz w:val="21"/>
          <w:szCs w:val="21"/>
          <w14:ligatures w14:val="none"/>
        </w:rPr>
        <w:t xml:space="preserve">then </w:t>
      </w:r>
      <w:r w:rsidRPr="00C76209">
        <w:rPr>
          <w:rFonts w:ascii="Helvetica Neue" w:eastAsia="Times New Roman" w:hAnsi="Helvetica Neue" w:cs="Times New Roman"/>
          <w:color w:val="333333"/>
          <w:kern w:val="0"/>
          <w:sz w:val="21"/>
          <w:szCs w:val="21"/>
          <w14:ligatures w14:val="none"/>
        </w:rPr>
        <w:t xml:space="preserve">trained </w:t>
      </w:r>
      <w:commentRangeStart w:id="351"/>
      <w:commentRangeStart w:id="352"/>
      <w:r w:rsidRPr="00C76209">
        <w:rPr>
          <w:rFonts w:ascii="Helvetica Neue" w:eastAsia="Times New Roman" w:hAnsi="Helvetica Neue" w:cs="Times New Roman"/>
          <w:color w:val="333333"/>
          <w:kern w:val="0"/>
          <w:sz w:val="21"/>
          <w:szCs w:val="21"/>
          <w14:ligatures w14:val="none"/>
        </w:rPr>
        <w:t>using these estimates as the response variable, with individual covariates and trial indicators as predictors</w:t>
      </w:r>
      <w:commentRangeEnd w:id="351"/>
      <w:r w:rsidR="009B5E43">
        <w:rPr>
          <w:rStyle w:val="CommentReference"/>
        </w:rPr>
        <w:commentReference w:id="351"/>
      </w:r>
      <w:commentRangeEnd w:id="352"/>
      <w:r w:rsidR="009C0547">
        <w:rPr>
          <w:rStyle w:val="CommentReference"/>
        </w:rPr>
        <w:commentReference w:id="352"/>
      </w:r>
      <w:r w:rsidRPr="00C76209">
        <w:rPr>
          <w:rFonts w:ascii="Helvetica Neue" w:eastAsia="Times New Roman" w:hAnsi="Helvetica Neue" w:cs="Times New Roman"/>
          <w:color w:val="333333"/>
          <w:kern w:val="0"/>
          <w:sz w:val="21"/>
          <w:szCs w:val="21"/>
          <w14:ligatures w14:val="none"/>
        </w:rPr>
        <w:t xml:space="preserve">. This method can be selected with </w:t>
      </w:r>
      <w:proofErr w:type="spellStart"/>
      <w:r w:rsidRPr="00C76209">
        <w:rPr>
          <w:rFonts w:ascii="Helvetica Neue" w:eastAsia="Times New Roman" w:hAnsi="Helvetica Neue" w:cs="Times New Roman"/>
          <w:color w:val="333333"/>
          <w:kern w:val="0"/>
          <w:sz w:val="21"/>
          <w:szCs w:val="21"/>
          <w14:ligatures w14:val="none"/>
        </w:rPr>
        <w:t>aggregation_method</w:t>
      </w:r>
      <w:proofErr w:type="spellEnd"/>
      <w:r w:rsidRPr="00C76209">
        <w:rPr>
          <w:rFonts w:ascii="Helvetica Neue" w:eastAsia="Times New Roman" w:hAnsi="Helvetica Neue" w:cs="Times New Roman"/>
          <w:color w:val="333333"/>
          <w:kern w:val="0"/>
          <w:sz w:val="21"/>
          <w:szCs w:val="21"/>
          <w14:ligatures w14:val="none"/>
        </w:rPr>
        <w:t xml:space="preserve"> = “</w:t>
      </w:r>
      <w:proofErr w:type="spellStart"/>
      <w:r w:rsidRPr="00C76209">
        <w:rPr>
          <w:rFonts w:ascii="Helvetica Neue" w:eastAsia="Times New Roman" w:hAnsi="Helvetica Neue" w:cs="Times New Roman"/>
          <w:i/>
          <w:iCs/>
          <w:color w:val="333333"/>
          <w:kern w:val="0"/>
          <w:sz w:val="21"/>
          <w:szCs w:val="21"/>
          <w14:ligatures w14:val="none"/>
        </w:rPr>
        <w:t>ensembleforest</w:t>
      </w:r>
      <w:proofErr w:type="spellEnd"/>
      <w:r w:rsidRPr="00C76209">
        <w:rPr>
          <w:rFonts w:ascii="Helvetica Neue" w:eastAsia="Times New Roman" w:hAnsi="Helvetica Neue" w:cs="Times New Roman"/>
          <w:color w:val="333333"/>
          <w:kern w:val="0"/>
          <w:sz w:val="21"/>
          <w:szCs w:val="21"/>
          <w14:ligatures w14:val="none"/>
        </w:rPr>
        <w:t>”.</w:t>
      </w:r>
    </w:p>
    <w:p w14:paraId="4C91AB5E" w14:textId="540F05C9" w:rsidR="00C76209" w:rsidRPr="00C76209" w:rsidRDefault="00C76209" w:rsidP="00C76209">
      <w:pPr>
        <w:shd w:val="clear" w:color="auto" w:fill="FFFFFF"/>
        <w:spacing w:after="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noProof/>
          <w:color w:val="333333"/>
          <w:kern w:val="0"/>
          <w:sz w:val="21"/>
          <w:szCs w:val="21"/>
          <w14:ligatures w14:val="none"/>
        </w:rPr>
        <w:drawing>
          <wp:inline distT="0" distB="0" distL="0" distR="0" wp14:anchorId="2687312B" wp14:editId="4D96CB60">
            <wp:extent cx="5238115" cy="2858770"/>
            <wp:effectExtent l="0" t="0" r="0" b="0"/>
            <wp:docPr id="805625569" name="Picture 2"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25569" name="Picture 2" descr="A diagram of a model&#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115" cy="2858770"/>
                    </a:xfrm>
                    <a:prstGeom prst="rect">
                      <a:avLst/>
                    </a:prstGeom>
                    <a:noFill/>
                    <a:ln>
                      <a:noFill/>
                    </a:ln>
                  </pic:spPr>
                </pic:pic>
              </a:graphicData>
            </a:graphic>
          </wp:inline>
        </w:drawing>
      </w:r>
    </w:p>
    <w:p w14:paraId="0B68119D" w14:textId="7777777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lastRenderedPageBreak/>
        <w:t>Overview of the Ensemble Forest Aggregation Method</w:t>
      </w:r>
    </w:p>
    <w:p w14:paraId="32786D0F" w14:textId="77777777" w:rsidR="00C76209" w:rsidRDefault="00C76209" w:rsidP="00C76209">
      <w:pPr>
        <w:shd w:val="clear" w:color="auto" w:fill="FFFFFF"/>
        <w:spacing w:after="150" w:line="240" w:lineRule="auto"/>
        <w:rPr>
          <w:ins w:id="353" w:author="Kyungeun Jeon" w:date="2025-09-04T17:34:00Z" w16du:dateUtc="2025-09-04T21:34:00Z"/>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 </w:t>
      </w:r>
    </w:p>
    <w:p w14:paraId="5A17C8F0" w14:textId="056568CF" w:rsidR="004005CE" w:rsidRPr="00C76209" w:rsidRDefault="004005CE" w:rsidP="004005CE">
      <w:pPr>
        <w:shd w:val="clear" w:color="auto" w:fill="FFFFFF"/>
        <w:spacing w:before="300" w:after="150" w:line="240" w:lineRule="auto"/>
        <w:outlineLvl w:val="2"/>
        <w:rPr>
          <w:ins w:id="354" w:author="Kyungeun Jeon" w:date="2025-09-04T17:34:00Z" w16du:dateUtc="2025-09-04T21:34:00Z"/>
          <w:rFonts w:ascii="inherit" w:eastAsia="Times New Roman" w:hAnsi="inherit" w:cs="Times New Roman"/>
          <w:color w:val="333333"/>
          <w:kern w:val="0"/>
          <w:sz w:val="36"/>
          <w:szCs w:val="36"/>
          <w14:ligatures w14:val="none"/>
        </w:rPr>
      </w:pPr>
      <w:ins w:id="355" w:author="Kyungeun Jeon" w:date="2025-09-04T17:34:00Z" w16du:dateUtc="2025-09-04T21:34:00Z">
        <w:r>
          <w:rPr>
            <w:rFonts w:ascii="inherit" w:eastAsia="Times New Roman" w:hAnsi="inherit" w:cs="Times New Roman"/>
            <w:color w:val="333333"/>
            <w:kern w:val="0"/>
            <w:sz w:val="36"/>
            <w:szCs w:val="36"/>
            <w14:ligatures w14:val="none"/>
          </w:rPr>
          <w:t>3</w:t>
        </w:r>
        <w:r w:rsidRPr="00C76209">
          <w:rPr>
            <w:rFonts w:ascii="inherit" w:eastAsia="Times New Roman" w:hAnsi="inherit" w:cs="Times New Roman"/>
            <w:color w:val="333333"/>
            <w:kern w:val="0"/>
            <w:sz w:val="36"/>
            <w:szCs w:val="36"/>
            <w14:ligatures w14:val="none"/>
          </w:rPr>
          <w:t xml:space="preserve">) </w:t>
        </w:r>
        <w:commentRangeStart w:id="356"/>
        <w:commentRangeStart w:id="357"/>
        <w:r w:rsidRPr="00C76209">
          <w:rPr>
            <w:rFonts w:ascii="inherit" w:eastAsia="Times New Roman" w:hAnsi="inherit" w:cs="Times New Roman"/>
            <w:color w:val="333333"/>
            <w:kern w:val="0"/>
            <w:sz w:val="36"/>
            <w:szCs w:val="36"/>
            <w14:ligatures w14:val="none"/>
          </w:rPr>
          <w:t>No pooling</w:t>
        </w:r>
        <w:commentRangeEnd w:id="356"/>
        <w:r>
          <w:rPr>
            <w:rStyle w:val="CommentReference"/>
          </w:rPr>
          <w:commentReference w:id="356"/>
        </w:r>
        <w:commentRangeEnd w:id="357"/>
        <w:r>
          <w:rPr>
            <w:rStyle w:val="CommentReference"/>
          </w:rPr>
          <w:commentReference w:id="357"/>
        </w:r>
      </w:ins>
    </w:p>
    <w:p w14:paraId="5D8481B7" w14:textId="77777777" w:rsidR="004005CE" w:rsidRPr="00C76209" w:rsidRDefault="004005CE" w:rsidP="004005CE">
      <w:pPr>
        <w:shd w:val="clear" w:color="auto" w:fill="FFFFFF"/>
        <w:spacing w:after="150" w:line="240" w:lineRule="auto"/>
        <w:rPr>
          <w:ins w:id="358" w:author="Kyungeun Jeon" w:date="2025-09-04T17:34:00Z" w16du:dateUtc="2025-09-04T21:34:00Z"/>
          <w:rFonts w:ascii="Helvetica Neue" w:eastAsia="Times New Roman" w:hAnsi="Helvetica Neue" w:cs="Times New Roman"/>
          <w:color w:val="333333"/>
          <w:kern w:val="0"/>
          <w:sz w:val="21"/>
          <w:szCs w:val="21"/>
          <w14:ligatures w14:val="none"/>
        </w:rPr>
      </w:pPr>
      <w:ins w:id="359" w:author="Kyungeun Jeon" w:date="2025-09-04T17:34:00Z" w16du:dateUtc="2025-09-04T21:34:00Z">
        <w:r w:rsidRPr="00C76209">
          <w:rPr>
            <w:rFonts w:ascii="Helvetica Neue" w:eastAsia="Times New Roman" w:hAnsi="Helvetica Neue" w:cs="Times New Roman"/>
            <w:color w:val="333333"/>
            <w:kern w:val="0"/>
            <w:sz w:val="21"/>
            <w:szCs w:val="21"/>
            <w14:ligatures w14:val="none"/>
          </w:rPr>
          <w:t>When trials are too heterogeneous to justify combining information across studies, it may be preferable to estimate effects separately for each trial. In this case, fitting models within each study independently</w:t>
        </w:r>
        <w:r>
          <w:rPr>
            <w:rFonts w:ascii="Helvetica Neue" w:eastAsia="Times New Roman" w:hAnsi="Helvetica Neue" w:cs="Times New Roman"/>
            <w:color w:val="333333"/>
            <w:kern w:val="0"/>
            <w:sz w:val="21"/>
            <w:szCs w:val="21"/>
            <w14:ligatures w14:val="none"/>
          </w:rPr>
          <w:t>, and then reporting results separately by study,</w:t>
        </w:r>
        <w:r w:rsidRPr="00C76209">
          <w:rPr>
            <w:rFonts w:ascii="Helvetica Neue" w:eastAsia="Times New Roman" w:hAnsi="Helvetica Neue" w:cs="Times New Roman"/>
            <w:color w:val="333333"/>
            <w:kern w:val="0"/>
            <w:sz w:val="21"/>
            <w:szCs w:val="21"/>
            <w14:ligatures w14:val="none"/>
          </w:rPr>
          <w:t xml:space="preserve"> would be most appropriate. Note that this is not technically an ‘aggregation approach’ since each study is analyzed independently, and no cross-study information is used. You can specify this setting with </w:t>
        </w:r>
        <w:proofErr w:type="spellStart"/>
        <w:r w:rsidRPr="00C76209">
          <w:rPr>
            <w:rFonts w:ascii="Helvetica Neue" w:eastAsia="Times New Roman" w:hAnsi="Helvetica Neue" w:cs="Times New Roman"/>
            <w:color w:val="333333"/>
            <w:kern w:val="0"/>
            <w:sz w:val="21"/>
            <w:szCs w:val="21"/>
            <w14:ligatures w14:val="none"/>
          </w:rPr>
          <w:t>aggregation_method</w:t>
        </w:r>
        <w:proofErr w:type="spellEnd"/>
        <w:r w:rsidRPr="00C76209">
          <w:rPr>
            <w:rFonts w:ascii="Helvetica Neue" w:eastAsia="Times New Roman" w:hAnsi="Helvetica Neue" w:cs="Times New Roman"/>
            <w:color w:val="333333"/>
            <w:kern w:val="0"/>
            <w:sz w:val="21"/>
            <w:szCs w:val="21"/>
            <w14:ligatures w14:val="none"/>
          </w:rPr>
          <w:t xml:space="preserve"> = “</w:t>
        </w:r>
        <w:proofErr w:type="spellStart"/>
        <w:r w:rsidRPr="00C76209">
          <w:rPr>
            <w:rFonts w:ascii="Helvetica Neue" w:eastAsia="Times New Roman" w:hAnsi="Helvetica Neue" w:cs="Times New Roman"/>
            <w:i/>
            <w:iCs/>
            <w:color w:val="333333"/>
            <w:kern w:val="0"/>
            <w:sz w:val="21"/>
            <w:szCs w:val="21"/>
            <w14:ligatures w14:val="none"/>
          </w:rPr>
          <w:t>studyspecific</w:t>
        </w:r>
        <w:proofErr w:type="spellEnd"/>
        <w:r w:rsidRPr="00C76209">
          <w:rPr>
            <w:rFonts w:ascii="Helvetica Neue" w:eastAsia="Times New Roman" w:hAnsi="Helvetica Neue" w:cs="Times New Roman"/>
            <w:color w:val="333333"/>
            <w:kern w:val="0"/>
            <w:sz w:val="21"/>
            <w:szCs w:val="21"/>
            <w14:ligatures w14:val="none"/>
          </w:rPr>
          <w:t>”.</w:t>
        </w:r>
      </w:ins>
    </w:p>
    <w:p w14:paraId="3555841F" w14:textId="77777777" w:rsidR="004005CE" w:rsidRPr="00C76209" w:rsidRDefault="004005CE"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p>
    <w:p w14:paraId="50FC94B1" w14:textId="77777777" w:rsidR="00C76209" w:rsidRPr="00C76209" w:rsidRDefault="00C76209" w:rsidP="00C76209">
      <w:pPr>
        <w:shd w:val="clear" w:color="auto" w:fill="FFFFFF"/>
        <w:spacing w:before="300" w:after="150" w:line="240" w:lineRule="auto"/>
        <w:outlineLvl w:val="0"/>
        <w:rPr>
          <w:rFonts w:ascii="inherit" w:eastAsia="Times New Roman" w:hAnsi="inherit" w:cs="Times New Roman"/>
          <w:color w:val="333333"/>
          <w:kern w:val="36"/>
          <w:sz w:val="51"/>
          <w:szCs w:val="51"/>
          <w14:ligatures w14:val="none"/>
        </w:rPr>
      </w:pPr>
      <w:r w:rsidRPr="00C76209">
        <w:rPr>
          <w:rFonts w:ascii="inherit" w:eastAsia="Times New Roman" w:hAnsi="inherit" w:cs="Times New Roman"/>
          <w:color w:val="333333"/>
          <w:kern w:val="36"/>
          <w:sz w:val="51"/>
          <w:szCs w:val="51"/>
          <w14:ligatures w14:val="none"/>
        </w:rPr>
        <w:t>Process of </w:t>
      </w:r>
      <w:r w:rsidRPr="00C76209">
        <w:rPr>
          <w:rFonts w:ascii="Courier New" w:eastAsia="Times New Roman" w:hAnsi="Courier New" w:cs="Courier New"/>
          <w:color w:val="333333"/>
          <w:kern w:val="36"/>
          <w:sz w:val="46"/>
          <w:szCs w:val="46"/>
          <w14:ligatures w14:val="none"/>
        </w:rPr>
        <w:t>multicate</w:t>
      </w:r>
      <w:r w:rsidRPr="00C76209">
        <w:rPr>
          <w:rFonts w:ascii="inherit" w:eastAsia="Times New Roman" w:hAnsi="inherit" w:cs="Times New Roman"/>
          <w:color w:val="333333"/>
          <w:kern w:val="36"/>
          <w:sz w:val="51"/>
          <w:szCs w:val="51"/>
          <w14:ligatures w14:val="none"/>
        </w:rPr>
        <w:t>: Prediction</w:t>
      </w:r>
    </w:p>
    <w:p w14:paraId="04E125A4" w14:textId="19D48EAC"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 xml:space="preserve">Once we have estimated the </w:t>
      </w:r>
      <w:commentRangeStart w:id="360"/>
      <w:commentRangeStart w:id="361"/>
      <w:commentRangeStart w:id="362"/>
      <w:r w:rsidRPr="00C76209">
        <w:rPr>
          <w:rFonts w:ascii="Helvetica Neue" w:eastAsia="Times New Roman" w:hAnsi="Helvetica Neue" w:cs="Times New Roman"/>
          <w:color w:val="333333"/>
          <w:kern w:val="0"/>
          <w:sz w:val="21"/>
          <w:szCs w:val="21"/>
          <w14:ligatures w14:val="none"/>
        </w:rPr>
        <w:t>CATE</w:t>
      </w:r>
      <w:commentRangeEnd w:id="360"/>
      <w:r w:rsidR="00AE38DE">
        <w:rPr>
          <w:rStyle w:val="CommentReference"/>
        </w:rPr>
        <w:commentReference w:id="360"/>
      </w:r>
      <w:commentRangeEnd w:id="361"/>
      <w:r w:rsidR="002F50C6">
        <w:rPr>
          <w:rStyle w:val="CommentReference"/>
        </w:rPr>
        <w:commentReference w:id="361"/>
      </w:r>
      <w:commentRangeEnd w:id="362"/>
      <w:r w:rsidR="00C970F1">
        <w:rPr>
          <w:rStyle w:val="CommentReference"/>
        </w:rPr>
        <w:commentReference w:id="362"/>
      </w:r>
      <w:r w:rsidRPr="00C76209">
        <w:rPr>
          <w:rFonts w:ascii="Helvetica Neue" w:eastAsia="Times New Roman" w:hAnsi="Helvetica Neue" w:cs="Times New Roman"/>
          <w:color w:val="333333"/>
          <w:kern w:val="0"/>
          <w:sz w:val="21"/>
          <w:szCs w:val="21"/>
          <w14:ligatures w14:val="none"/>
        </w:rPr>
        <w:t xml:space="preserve">, </w:t>
      </w:r>
      <w:commentRangeStart w:id="363"/>
      <w:r w:rsidRPr="00C76209">
        <w:rPr>
          <w:rFonts w:ascii="Helvetica Neue" w:eastAsia="Times New Roman" w:hAnsi="Helvetica Neue" w:cs="Times New Roman"/>
          <w:color w:val="333333"/>
          <w:kern w:val="0"/>
          <w:sz w:val="21"/>
          <w:szCs w:val="21"/>
          <w14:ligatures w14:val="none"/>
        </w:rPr>
        <w:t>a unique feature of the </w:t>
      </w:r>
      <w:r w:rsidRPr="00C76209">
        <w:rPr>
          <w:rFonts w:ascii="Courier New" w:eastAsia="Times New Roman" w:hAnsi="Courier New" w:cs="Courier New"/>
          <w:color w:val="333333"/>
          <w:kern w:val="0"/>
          <w:sz w:val="19"/>
          <w:szCs w:val="19"/>
          <w14:ligatures w14:val="none"/>
        </w:rPr>
        <w:t>multicate</w:t>
      </w:r>
      <w:r w:rsidRPr="00C76209">
        <w:rPr>
          <w:rFonts w:ascii="Helvetica Neue" w:eastAsia="Times New Roman" w:hAnsi="Helvetica Neue" w:cs="Times New Roman"/>
          <w:color w:val="333333"/>
          <w:kern w:val="0"/>
          <w:sz w:val="21"/>
          <w:szCs w:val="21"/>
          <w14:ligatures w14:val="none"/>
        </w:rPr>
        <w:t xml:space="preserve"> package </w:t>
      </w:r>
      <w:commentRangeEnd w:id="363"/>
      <w:r w:rsidR="00AE38DE">
        <w:rPr>
          <w:rStyle w:val="CommentReference"/>
        </w:rPr>
        <w:commentReference w:id="363"/>
      </w:r>
      <w:r w:rsidRPr="00C76209">
        <w:rPr>
          <w:rFonts w:ascii="Helvetica Neue" w:eastAsia="Times New Roman" w:hAnsi="Helvetica Neue" w:cs="Times New Roman"/>
          <w:color w:val="333333"/>
          <w:kern w:val="0"/>
          <w:sz w:val="21"/>
          <w:szCs w:val="21"/>
          <w14:ligatures w14:val="none"/>
        </w:rPr>
        <w:t>is its ability to predict CATE</w:t>
      </w:r>
      <w:del w:id="364" w:author="Kyungeun Jeon" w:date="2025-09-04T17:52:00Z" w16du:dateUtc="2025-09-04T21:52:00Z">
        <w:r w:rsidRPr="00C76209" w:rsidDel="00C970F1">
          <w:rPr>
            <w:rFonts w:ascii="Helvetica Neue" w:eastAsia="Times New Roman" w:hAnsi="Helvetica Neue" w:cs="Times New Roman"/>
            <w:color w:val="333333"/>
            <w:kern w:val="0"/>
            <w:sz w:val="21"/>
            <w:szCs w:val="21"/>
            <w14:ligatures w14:val="none"/>
          </w:rPr>
          <w:delText>s</w:delText>
        </w:r>
      </w:del>
      <w:r w:rsidRPr="00C76209">
        <w:rPr>
          <w:rFonts w:ascii="Helvetica Neue" w:eastAsia="Times New Roman" w:hAnsi="Helvetica Neue" w:cs="Times New Roman"/>
          <w:color w:val="333333"/>
          <w:kern w:val="0"/>
          <w:sz w:val="21"/>
          <w:szCs w:val="21"/>
          <w14:ligatures w14:val="none"/>
        </w:rPr>
        <w:t xml:space="preserve"> for a target population</w:t>
      </w:r>
      <w:ins w:id="365" w:author="Kyungeun Jeon" w:date="2025-09-04T17:53:00Z" w16du:dateUtc="2025-09-04T21:53:00Z">
        <w:r w:rsidR="00C970F1">
          <w:rPr>
            <w:rFonts w:ascii="Helvetica Neue" w:eastAsia="Times New Roman" w:hAnsi="Helvetica Neue" w:cs="Times New Roman"/>
            <w:color w:val="333333"/>
            <w:kern w:val="0"/>
            <w:sz w:val="21"/>
            <w:szCs w:val="21"/>
            <w14:ligatures w14:val="none"/>
          </w:rPr>
          <w:t>. For example,</w:t>
        </w:r>
      </w:ins>
      <w:ins w:id="366" w:author="Kyungeun Jeon" w:date="2025-09-04T17:56:00Z" w16du:dateUtc="2025-09-04T21:56:00Z">
        <w:r w:rsidR="00C970F1">
          <w:rPr>
            <w:rFonts w:ascii="Helvetica Neue" w:eastAsia="Times New Roman" w:hAnsi="Helvetica Neue" w:cs="Times New Roman" w:hint="eastAsia"/>
            <w:color w:val="333333"/>
            <w:kern w:val="0"/>
            <w:sz w:val="21"/>
            <w:szCs w:val="21"/>
            <w:lang w:eastAsia="ko-KR"/>
            <w14:ligatures w14:val="none"/>
          </w:rPr>
          <w:t xml:space="preserve"> </w:t>
        </w:r>
        <w:r w:rsidR="00C970F1">
          <w:rPr>
            <w:rFonts w:ascii="Helvetica Neue" w:eastAsia="Times New Roman" w:hAnsi="Helvetica Neue" w:cs="Times New Roman"/>
            <w:color w:val="333333"/>
            <w:kern w:val="0"/>
            <w:sz w:val="21"/>
            <w:szCs w:val="21"/>
            <w:lang w:eastAsia="ko-KR"/>
            <w14:ligatures w14:val="none"/>
          </w:rPr>
          <w:t>you can train on multiple trials and then predict CATE for a different group – such as patients entering a health system – to support individualized decision</w:t>
        </w:r>
      </w:ins>
      <w:ins w:id="367" w:author="Kyungeun Jeon" w:date="2025-09-04T18:02:00Z" w16du:dateUtc="2025-09-04T22:02:00Z">
        <w:r w:rsidR="00C51169">
          <w:rPr>
            <w:rFonts w:ascii="Helvetica Neue" w:eastAsia="Times New Roman" w:hAnsi="Helvetica Neue" w:cs="Times New Roman"/>
            <w:color w:val="333333"/>
            <w:kern w:val="0"/>
            <w:sz w:val="21"/>
            <w:szCs w:val="21"/>
            <w:lang w:eastAsia="ko-KR"/>
            <w14:ligatures w14:val="none"/>
          </w:rPr>
          <w:t>s</w:t>
        </w:r>
      </w:ins>
      <w:ins w:id="368" w:author="Kyungeun Jeon" w:date="2025-09-04T17:56:00Z" w16du:dateUtc="2025-09-04T21:56:00Z">
        <w:r w:rsidR="00C970F1">
          <w:rPr>
            <w:rFonts w:ascii="Helvetica Neue" w:eastAsia="Times New Roman" w:hAnsi="Helvetica Neue" w:cs="Times New Roman"/>
            <w:color w:val="333333"/>
            <w:kern w:val="0"/>
            <w:sz w:val="21"/>
            <w:szCs w:val="21"/>
            <w:lang w:eastAsia="ko-KR"/>
            <w14:ligatures w14:val="none"/>
          </w:rPr>
          <w:t>.</w:t>
        </w:r>
      </w:ins>
      <w:r w:rsidRPr="00C76209">
        <w:rPr>
          <w:rFonts w:ascii="Helvetica Neue" w:eastAsia="Times New Roman" w:hAnsi="Helvetica Neue" w:cs="Times New Roman"/>
          <w:color w:val="333333"/>
          <w:kern w:val="0"/>
          <w:sz w:val="21"/>
          <w:szCs w:val="21"/>
          <w14:ligatures w14:val="none"/>
        </w:rPr>
        <w:t xml:space="preserve"> </w:t>
      </w:r>
      <w:commentRangeStart w:id="369"/>
      <w:commentRangeStart w:id="370"/>
      <w:r w:rsidRPr="00C970F1">
        <w:rPr>
          <w:rFonts w:ascii="Helvetica Neue" w:eastAsia="Times New Roman" w:hAnsi="Helvetica Neue" w:cs="Times New Roman"/>
          <w:strike/>
          <w:color w:val="333333"/>
          <w:kern w:val="0"/>
          <w:sz w:val="21"/>
          <w:szCs w:val="21"/>
          <w14:ligatures w14:val="none"/>
          <w:rPrChange w:id="371" w:author="Kyungeun Jeon" w:date="2025-09-04T17:54:00Z" w16du:dateUtc="2025-09-04T21:54:00Z">
            <w:rPr>
              <w:rFonts w:ascii="Helvetica Neue" w:eastAsia="Times New Roman" w:hAnsi="Helvetica Neue" w:cs="Times New Roman"/>
              <w:color w:val="333333"/>
              <w:kern w:val="0"/>
              <w:sz w:val="21"/>
              <w:szCs w:val="21"/>
              <w14:ligatures w14:val="none"/>
            </w:rPr>
          </w:rPrChange>
        </w:rPr>
        <w:t xml:space="preserve">— </w:t>
      </w:r>
      <w:r w:rsidR="00AE38DE" w:rsidRPr="00C970F1">
        <w:rPr>
          <w:rFonts w:ascii="Helvetica Neue" w:eastAsia="Times New Roman" w:hAnsi="Helvetica Neue" w:cs="Times New Roman"/>
          <w:strike/>
          <w:color w:val="333333"/>
          <w:kern w:val="0"/>
          <w:sz w:val="21"/>
          <w:szCs w:val="21"/>
          <w14:ligatures w14:val="none"/>
          <w:rPrChange w:id="372" w:author="Kyungeun Jeon" w:date="2025-09-04T17:54:00Z" w16du:dateUtc="2025-09-04T21:54:00Z">
            <w:rPr>
              <w:rFonts w:ascii="Helvetica Neue" w:eastAsia="Times New Roman" w:hAnsi="Helvetica Neue" w:cs="Times New Roman"/>
              <w:color w:val="333333"/>
              <w:kern w:val="0"/>
              <w:sz w:val="21"/>
              <w:szCs w:val="21"/>
              <w14:ligatures w14:val="none"/>
            </w:rPr>
          </w:rPrChange>
        </w:rPr>
        <w:t>for example,</w:t>
      </w:r>
      <w:r w:rsidRPr="00C970F1">
        <w:rPr>
          <w:rFonts w:ascii="Helvetica Neue" w:eastAsia="Times New Roman" w:hAnsi="Helvetica Neue" w:cs="Times New Roman"/>
          <w:strike/>
          <w:color w:val="333333"/>
          <w:kern w:val="0"/>
          <w:sz w:val="21"/>
          <w:szCs w:val="21"/>
          <w14:ligatures w14:val="none"/>
          <w:rPrChange w:id="373" w:author="Kyungeun Jeon" w:date="2025-09-04T17:54:00Z" w16du:dateUtc="2025-09-04T21:54:00Z">
            <w:rPr>
              <w:rFonts w:ascii="Helvetica Neue" w:eastAsia="Times New Roman" w:hAnsi="Helvetica Neue" w:cs="Times New Roman"/>
              <w:color w:val="333333"/>
              <w:kern w:val="0"/>
              <w:sz w:val="21"/>
              <w:szCs w:val="21"/>
              <w14:ligatures w14:val="none"/>
            </w:rPr>
          </w:rPrChange>
        </w:rPr>
        <w:t xml:space="preserve"> a new group of patients at baseline in a healthcare system —</w:t>
      </w:r>
      <w:commentRangeEnd w:id="369"/>
      <w:r w:rsidR="00AE38DE" w:rsidRPr="00C970F1">
        <w:rPr>
          <w:rStyle w:val="CommentReference"/>
          <w:strike/>
          <w:rPrChange w:id="374" w:author="Kyungeun Jeon" w:date="2025-09-04T17:54:00Z" w16du:dateUtc="2025-09-04T21:54:00Z">
            <w:rPr>
              <w:rStyle w:val="CommentReference"/>
            </w:rPr>
          </w:rPrChange>
        </w:rPr>
        <w:commentReference w:id="369"/>
      </w:r>
      <w:commentRangeEnd w:id="370"/>
      <w:r w:rsidR="002F50C6" w:rsidRPr="00C970F1">
        <w:rPr>
          <w:rStyle w:val="CommentReference"/>
          <w:strike/>
          <w:rPrChange w:id="375" w:author="Kyungeun Jeon" w:date="2025-09-04T17:54:00Z" w16du:dateUtc="2025-09-04T21:54:00Z">
            <w:rPr>
              <w:rStyle w:val="CommentReference"/>
            </w:rPr>
          </w:rPrChange>
        </w:rPr>
        <w:commentReference w:id="370"/>
      </w:r>
      <w:r w:rsidRPr="00C970F1">
        <w:rPr>
          <w:rFonts w:ascii="Helvetica Neue" w:eastAsia="Times New Roman" w:hAnsi="Helvetica Neue" w:cs="Times New Roman"/>
          <w:strike/>
          <w:color w:val="333333"/>
          <w:kern w:val="0"/>
          <w:sz w:val="21"/>
          <w:szCs w:val="21"/>
          <w14:ligatures w14:val="none"/>
          <w:rPrChange w:id="376" w:author="Kyungeun Jeon" w:date="2025-09-04T17:54:00Z" w16du:dateUtc="2025-09-04T21:54:00Z">
            <w:rPr>
              <w:rFonts w:ascii="Helvetica Neue" w:eastAsia="Times New Roman" w:hAnsi="Helvetica Neue" w:cs="Times New Roman"/>
              <w:color w:val="333333"/>
              <w:kern w:val="0"/>
              <w:sz w:val="21"/>
              <w:szCs w:val="21"/>
              <w14:ligatures w14:val="none"/>
            </w:rPr>
          </w:rPrChange>
        </w:rPr>
        <w:t xml:space="preserve"> using models trained on multiple studies</w:t>
      </w:r>
      <w:r w:rsidRPr="00C76209">
        <w:rPr>
          <w:rFonts w:ascii="Helvetica Neue" w:eastAsia="Times New Roman" w:hAnsi="Helvetica Neue" w:cs="Times New Roman"/>
          <w:color w:val="333333"/>
          <w:kern w:val="0"/>
          <w:sz w:val="21"/>
          <w:szCs w:val="21"/>
          <w14:ligatures w14:val="none"/>
        </w:rPr>
        <w:t xml:space="preserve">. </w:t>
      </w:r>
      <w:commentRangeStart w:id="377"/>
      <w:commentRangeStart w:id="378"/>
      <w:r w:rsidRPr="00C76209">
        <w:rPr>
          <w:rFonts w:ascii="Helvetica Neue" w:eastAsia="Times New Roman" w:hAnsi="Helvetica Neue" w:cs="Times New Roman"/>
          <w:color w:val="333333"/>
          <w:kern w:val="0"/>
          <w:sz w:val="21"/>
          <w:szCs w:val="21"/>
          <w14:ligatures w14:val="none"/>
        </w:rPr>
        <w:t xml:space="preserve">This is particularly useful when models trained on previously conducted studies need to be applied to individuals outside </w:t>
      </w:r>
      <w:del w:id="379" w:author="Kyungeun Jeon" w:date="2025-09-04T18:03:00Z" w16du:dateUtc="2025-09-04T22:03:00Z">
        <w:r w:rsidRPr="00C76209" w:rsidDel="00C51169">
          <w:rPr>
            <w:rFonts w:ascii="Helvetica Neue" w:eastAsia="Times New Roman" w:hAnsi="Helvetica Neue" w:cs="Times New Roman"/>
            <w:color w:val="333333"/>
            <w:kern w:val="0"/>
            <w:sz w:val="21"/>
            <w:szCs w:val="21"/>
            <w14:ligatures w14:val="none"/>
          </w:rPr>
          <w:delText xml:space="preserve">of </w:delText>
        </w:r>
      </w:del>
      <w:r w:rsidRPr="00C76209">
        <w:rPr>
          <w:rFonts w:ascii="Helvetica Neue" w:eastAsia="Times New Roman" w:hAnsi="Helvetica Neue" w:cs="Times New Roman"/>
          <w:color w:val="333333"/>
          <w:kern w:val="0"/>
          <w:sz w:val="21"/>
          <w:szCs w:val="21"/>
          <w14:ligatures w14:val="none"/>
        </w:rPr>
        <w:t xml:space="preserve">the original </w:t>
      </w:r>
      <w:del w:id="380" w:author="Kyungeun Jeon" w:date="2025-09-04T18:03:00Z" w16du:dateUtc="2025-09-04T22:03:00Z">
        <w:r w:rsidRPr="00C76209" w:rsidDel="00C51169">
          <w:rPr>
            <w:rFonts w:ascii="Helvetica Neue" w:eastAsia="Times New Roman" w:hAnsi="Helvetica Neue" w:cs="Times New Roman"/>
            <w:color w:val="333333"/>
            <w:kern w:val="0"/>
            <w:sz w:val="21"/>
            <w:szCs w:val="21"/>
            <w14:ligatures w14:val="none"/>
          </w:rPr>
          <w:delText xml:space="preserve">study </w:delText>
        </w:r>
      </w:del>
      <w:r w:rsidRPr="00C76209">
        <w:rPr>
          <w:rFonts w:ascii="Helvetica Neue" w:eastAsia="Times New Roman" w:hAnsi="Helvetica Neue" w:cs="Times New Roman"/>
          <w:color w:val="333333"/>
          <w:kern w:val="0"/>
          <w:sz w:val="21"/>
          <w:szCs w:val="21"/>
          <w14:ligatures w14:val="none"/>
        </w:rPr>
        <w:t>samples</w:t>
      </w:r>
      <w:ins w:id="381" w:author="Kyungeun Jeon" w:date="2025-09-04T18:04:00Z" w16du:dateUtc="2025-09-04T22:04:00Z">
        <w:r w:rsidR="00C51169">
          <w:rPr>
            <w:rFonts w:ascii="Helvetica Neue" w:eastAsia="Times New Roman" w:hAnsi="Helvetica Neue" w:cs="Times New Roman"/>
            <w:color w:val="333333"/>
            <w:kern w:val="0"/>
            <w:sz w:val="21"/>
            <w:szCs w:val="21"/>
            <w14:ligatures w14:val="none"/>
          </w:rPr>
          <w:t xml:space="preserve"> (e.g., </w:t>
        </w:r>
      </w:ins>
      <w:del w:id="382" w:author="Kyungeun Jeon" w:date="2025-09-04T18:04:00Z" w16du:dateUtc="2025-09-04T22:04:00Z">
        <w:r w:rsidRPr="00C76209" w:rsidDel="00C51169">
          <w:rPr>
            <w:rFonts w:ascii="Helvetica Neue" w:eastAsia="Times New Roman" w:hAnsi="Helvetica Neue" w:cs="Times New Roman"/>
            <w:color w:val="333333"/>
            <w:kern w:val="0"/>
            <w:sz w:val="21"/>
            <w:szCs w:val="21"/>
            <w14:ligatures w14:val="none"/>
          </w:rPr>
          <w:delText xml:space="preserve">, such as </w:delText>
        </w:r>
      </w:del>
      <w:r w:rsidRPr="00C76209">
        <w:rPr>
          <w:rFonts w:ascii="Helvetica Neue" w:eastAsia="Times New Roman" w:hAnsi="Helvetica Neue" w:cs="Times New Roman"/>
          <w:color w:val="333333"/>
          <w:kern w:val="0"/>
          <w:sz w:val="21"/>
          <w:szCs w:val="21"/>
          <w14:ligatures w14:val="none"/>
        </w:rPr>
        <w:t>patients from electronic health records (EHR)</w:t>
      </w:r>
      <w:ins w:id="383" w:author="Kyungeun Jeon" w:date="2025-09-04T18:04:00Z" w16du:dateUtc="2025-09-04T22:04:00Z">
        <w:r w:rsidR="00C51169">
          <w:rPr>
            <w:rFonts w:ascii="Helvetica Neue" w:eastAsia="Times New Roman" w:hAnsi="Helvetica Neue" w:cs="Times New Roman"/>
            <w:color w:val="333333"/>
            <w:kern w:val="0"/>
            <w:sz w:val="21"/>
            <w:szCs w:val="21"/>
            <w14:ligatures w14:val="none"/>
          </w:rPr>
          <w:t xml:space="preserve"> data)</w:t>
        </w:r>
      </w:ins>
      <w:r w:rsidRPr="00C76209">
        <w:rPr>
          <w:rFonts w:ascii="Helvetica Neue" w:eastAsia="Times New Roman" w:hAnsi="Helvetica Neue" w:cs="Times New Roman"/>
          <w:color w:val="333333"/>
          <w:kern w:val="0"/>
          <w:sz w:val="21"/>
          <w:szCs w:val="21"/>
          <w14:ligatures w14:val="none"/>
        </w:rPr>
        <w:t xml:space="preserve">. </w:t>
      </w:r>
      <w:commentRangeEnd w:id="377"/>
      <w:r w:rsidR="00AE38DE">
        <w:rPr>
          <w:rStyle w:val="CommentReference"/>
        </w:rPr>
        <w:commentReference w:id="377"/>
      </w:r>
      <w:commentRangeEnd w:id="378"/>
      <w:r w:rsidR="00C970F1">
        <w:rPr>
          <w:rStyle w:val="CommentReference"/>
        </w:rPr>
        <w:commentReference w:id="378"/>
      </w:r>
      <w:r w:rsidRPr="00C76209">
        <w:rPr>
          <w:rFonts w:ascii="Helvetica Neue" w:eastAsia="Times New Roman" w:hAnsi="Helvetica Neue" w:cs="Times New Roman"/>
          <w:color w:val="333333"/>
          <w:kern w:val="0"/>
          <w:sz w:val="21"/>
          <w:szCs w:val="21"/>
          <w14:ligatures w14:val="none"/>
        </w:rPr>
        <w:t>When multiple studies involve the same treatment options, you can use this package to apply fitted models to these external individuals and guide real-world treatment decisions.</w:t>
      </w:r>
    </w:p>
    <w:p w14:paraId="62E26320" w14:textId="3B221085" w:rsidR="00AE38DE"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To predict the CATE</w:t>
      </w:r>
      <w:r w:rsidR="00AE38DE">
        <w:rPr>
          <w:rFonts w:ascii="Helvetica Neue" w:eastAsia="Times New Roman" w:hAnsi="Helvetica Neue" w:cs="Times New Roman"/>
          <w:color w:val="333333"/>
          <w:kern w:val="0"/>
          <w:sz w:val="21"/>
          <w:szCs w:val="21"/>
          <w14:ligatures w14:val="none"/>
        </w:rPr>
        <w:t xml:space="preserve"> for a target population</w:t>
      </w:r>
      <w:r w:rsidRPr="00C76209">
        <w:rPr>
          <w:rFonts w:ascii="Helvetica Neue" w:eastAsia="Times New Roman" w:hAnsi="Helvetica Neue" w:cs="Times New Roman"/>
          <w:color w:val="333333"/>
          <w:kern w:val="0"/>
          <w:sz w:val="21"/>
          <w:szCs w:val="21"/>
          <w14:ligatures w14:val="none"/>
        </w:rPr>
        <w:t xml:space="preserve">, we can </w:t>
      </w:r>
      <w:r w:rsidR="00AE38DE">
        <w:rPr>
          <w:rFonts w:ascii="Helvetica Neue" w:eastAsia="Times New Roman" w:hAnsi="Helvetica Neue" w:cs="Times New Roman"/>
          <w:color w:val="333333"/>
          <w:kern w:val="0"/>
          <w:sz w:val="21"/>
          <w:szCs w:val="21"/>
          <w14:ligatures w14:val="none"/>
        </w:rPr>
        <w:t xml:space="preserve">supply the object returned by </w:t>
      </w:r>
      <w:proofErr w:type="spellStart"/>
      <w:r w:rsidR="00AE38DE" w:rsidRPr="00C76209">
        <w:rPr>
          <w:rFonts w:ascii="Courier New" w:eastAsia="Times New Roman" w:hAnsi="Courier New" w:cs="Courier New"/>
          <w:color w:val="333333"/>
          <w:kern w:val="0"/>
          <w:sz w:val="19"/>
          <w:szCs w:val="19"/>
          <w14:ligatures w14:val="none"/>
        </w:rPr>
        <w:t>estimate_cate</w:t>
      </w:r>
      <w:proofErr w:type="spellEnd"/>
      <w:r w:rsidR="00AE38DE" w:rsidRPr="00C76209">
        <w:rPr>
          <w:rFonts w:ascii="Courier New" w:eastAsia="Times New Roman" w:hAnsi="Courier New" w:cs="Courier New"/>
          <w:color w:val="333333"/>
          <w:kern w:val="0"/>
          <w:sz w:val="19"/>
          <w:szCs w:val="19"/>
          <w14:ligatures w14:val="none"/>
        </w:rPr>
        <w:t>()</w:t>
      </w:r>
      <w:r w:rsidR="00AE38DE" w:rsidRPr="00C76209">
        <w:rPr>
          <w:rFonts w:ascii="Helvetica Neue" w:eastAsia="Times New Roman" w:hAnsi="Helvetica Neue" w:cs="Times New Roman"/>
          <w:color w:val="333333"/>
          <w:kern w:val="0"/>
          <w:sz w:val="21"/>
          <w:szCs w:val="21"/>
          <w14:ligatures w14:val="none"/>
        </w:rPr>
        <w:t> </w:t>
      </w:r>
      <w:r w:rsidR="00AE38DE">
        <w:rPr>
          <w:rFonts w:ascii="Helvetica Neue" w:eastAsia="Times New Roman" w:hAnsi="Helvetica Neue" w:cs="Times New Roman"/>
          <w:color w:val="333333"/>
          <w:kern w:val="0"/>
          <w:sz w:val="21"/>
          <w:szCs w:val="21"/>
          <w14:ligatures w14:val="none"/>
        </w:rPr>
        <w:t xml:space="preserve">to the </w:t>
      </w:r>
      <w:r w:rsidR="00AE38DE" w:rsidRPr="0084234A">
        <w:rPr>
          <w:rFonts w:ascii="Courier New" w:eastAsia="Times New Roman" w:hAnsi="Courier New" w:cs="Courier New"/>
          <w:color w:val="333333"/>
          <w:kern w:val="0"/>
          <w:sz w:val="19"/>
          <w:szCs w:val="19"/>
          <w14:ligatures w14:val="none"/>
        </w:rPr>
        <w:t>predict()</w:t>
      </w:r>
      <w:r w:rsidR="00AE38DE">
        <w:rPr>
          <w:rFonts w:ascii="Helvetica Neue" w:eastAsia="Times New Roman" w:hAnsi="Helvetica Neue" w:cs="Times New Roman"/>
          <w:color w:val="333333"/>
          <w:kern w:val="0"/>
          <w:sz w:val="21"/>
          <w:szCs w:val="21"/>
          <w14:ligatures w14:val="none"/>
        </w:rPr>
        <w:t xml:space="preserve"> </w:t>
      </w:r>
      <w:commentRangeStart w:id="384"/>
      <w:commentRangeStart w:id="385"/>
      <w:r w:rsidR="00AE38DE">
        <w:rPr>
          <w:rFonts w:ascii="Helvetica Neue" w:eastAsia="Times New Roman" w:hAnsi="Helvetica Neue" w:cs="Times New Roman"/>
          <w:color w:val="333333"/>
          <w:kern w:val="0"/>
          <w:sz w:val="21"/>
          <w:szCs w:val="21"/>
          <w14:ligatures w14:val="none"/>
        </w:rPr>
        <w:t xml:space="preserve">S3 generic </w:t>
      </w:r>
      <w:commentRangeEnd w:id="384"/>
      <w:r w:rsidR="002F50C6">
        <w:rPr>
          <w:rStyle w:val="CommentReference"/>
        </w:rPr>
        <w:commentReference w:id="384"/>
      </w:r>
      <w:commentRangeEnd w:id="385"/>
      <w:r w:rsidR="00C51169">
        <w:rPr>
          <w:rStyle w:val="CommentReference"/>
        </w:rPr>
        <w:commentReference w:id="385"/>
      </w:r>
      <w:r w:rsidR="00AE38DE">
        <w:rPr>
          <w:rFonts w:ascii="Helvetica Neue" w:eastAsia="Times New Roman" w:hAnsi="Helvetica Neue" w:cs="Times New Roman"/>
          <w:color w:val="333333"/>
          <w:kern w:val="0"/>
          <w:sz w:val="21"/>
          <w:szCs w:val="21"/>
          <w14:ligatures w14:val="none"/>
        </w:rPr>
        <w:t xml:space="preserve">function which will apply </w:t>
      </w:r>
      <w:r w:rsidR="00AE38DE" w:rsidRPr="00C76209">
        <w:rPr>
          <w:rFonts w:ascii="Courier New" w:eastAsia="Times New Roman" w:hAnsi="Courier New" w:cs="Courier New"/>
          <w:color w:val="333333"/>
          <w:kern w:val="0"/>
          <w:sz w:val="19"/>
          <w:szCs w:val="19"/>
          <w14:ligatures w14:val="none"/>
        </w:rPr>
        <w:t>multicate</w:t>
      </w:r>
      <w:r w:rsidR="00AE38DE" w:rsidRPr="00C76209">
        <w:rPr>
          <w:rFonts w:ascii="Helvetica Neue" w:eastAsia="Times New Roman" w:hAnsi="Helvetica Neue" w:cs="Times New Roman"/>
          <w:color w:val="333333"/>
          <w:kern w:val="0"/>
          <w:sz w:val="21"/>
          <w:szCs w:val="21"/>
          <w14:ligatures w14:val="none"/>
        </w:rPr>
        <w:t> </w:t>
      </w:r>
      <w:r w:rsidR="00AE38DE">
        <w:rPr>
          <w:rFonts w:ascii="Helvetica Neue" w:eastAsia="Times New Roman" w:hAnsi="Helvetica Neue" w:cs="Times New Roman"/>
          <w:color w:val="333333"/>
          <w:kern w:val="0"/>
          <w:sz w:val="21"/>
          <w:szCs w:val="21"/>
          <w14:ligatures w14:val="none"/>
        </w:rPr>
        <w:t xml:space="preserve">’s S3 method for CATE prediction, </w:t>
      </w:r>
      <w:r w:rsidRPr="00C76209">
        <w:rPr>
          <w:rFonts w:ascii="Helvetica Neue" w:eastAsia="Times New Roman" w:hAnsi="Helvetica Neue" w:cs="Times New Roman"/>
          <w:color w:val="333333"/>
          <w:kern w:val="0"/>
          <w:sz w:val="21"/>
          <w:szCs w:val="21"/>
          <w14:ligatures w14:val="none"/>
        </w:rPr>
        <w:t>yield</w:t>
      </w:r>
      <w:r w:rsidR="00AE38DE">
        <w:rPr>
          <w:rFonts w:ascii="Helvetica Neue" w:eastAsia="Times New Roman" w:hAnsi="Helvetica Neue" w:cs="Times New Roman"/>
          <w:color w:val="333333"/>
          <w:kern w:val="0"/>
          <w:sz w:val="21"/>
          <w:szCs w:val="21"/>
          <w14:ligatures w14:val="none"/>
        </w:rPr>
        <w:t>ing</w:t>
      </w:r>
      <w:r w:rsidRPr="00C76209">
        <w:rPr>
          <w:rFonts w:ascii="Helvetica Neue" w:eastAsia="Times New Roman" w:hAnsi="Helvetica Neue" w:cs="Times New Roman"/>
          <w:color w:val="333333"/>
          <w:kern w:val="0"/>
          <w:sz w:val="21"/>
          <w:szCs w:val="21"/>
          <w14:ligatures w14:val="none"/>
        </w:rPr>
        <w:t xml:space="preserve"> prediction intervals for CATEs in the new target setting. </w:t>
      </w:r>
      <w:ins w:id="386" w:author="Kyungeun Jeon" w:date="2025-09-04T18:05:00Z" w16du:dateUtc="2025-09-04T22:05:00Z">
        <w:r w:rsidR="00C51169">
          <w:rPr>
            <w:rFonts w:ascii="Helvetica Neue" w:eastAsia="Times New Roman" w:hAnsi="Helvetica Neue" w:cs="Times New Roman"/>
            <w:color w:val="333333"/>
            <w:kern w:val="0"/>
            <w:sz w:val="21"/>
            <w:szCs w:val="21"/>
            <w14:ligatures w14:val="none"/>
          </w:rPr>
          <w:t>(An S3 generic in R is a standard interface that automatically calls the version of the function designed for your object’s class.)</w:t>
        </w:r>
      </w:ins>
    </w:p>
    <w:p w14:paraId="4C6DC82A" w14:textId="16D6E064" w:rsidR="00C76209" w:rsidRPr="00C76209" w:rsidRDefault="00AE38DE"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Pr>
          <w:rFonts w:ascii="Helvetica Neue" w:eastAsia="Times New Roman" w:hAnsi="Helvetica Neue" w:cs="Times New Roman"/>
          <w:color w:val="333333"/>
          <w:kern w:val="0"/>
          <w:sz w:val="21"/>
          <w:szCs w:val="21"/>
          <w14:ligatures w14:val="none"/>
        </w:rPr>
        <w:t xml:space="preserve">CATE prediction leverages </w:t>
      </w:r>
      <w:r w:rsidR="00C76209" w:rsidRPr="00C76209">
        <w:rPr>
          <w:rFonts w:ascii="Helvetica Neue" w:eastAsia="Times New Roman" w:hAnsi="Helvetica Neue" w:cs="Times New Roman"/>
          <w:color w:val="333333"/>
          <w:kern w:val="0"/>
          <w:sz w:val="21"/>
          <w:szCs w:val="21"/>
          <w14:ligatures w14:val="none"/>
        </w:rPr>
        <w:t xml:space="preserve">prediction interval techniques </w:t>
      </w:r>
      <w:r>
        <w:rPr>
          <w:rFonts w:ascii="Helvetica Neue" w:eastAsia="Times New Roman" w:hAnsi="Helvetica Neue" w:cs="Times New Roman"/>
          <w:color w:val="333333"/>
          <w:kern w:val="0"/>
          <w:sz w:val="21"/>
          <w:szCs w:val="21"/>
          <w14:ligatures w14:val="none"/>
        </w:rPr>
        <w:t xml:space="preserve">used in </w:t>
      </w:r>
      <w:r w:rsidR="00C76209" w:rsidRPr="00C76209">
        <w:rPr>
          <w:rFonts w:ascii="Helvetica Neue" w:eastAsia="Times New Roman" w:hAnsi="Helvetica Neue" w:cs="Times New Roman"/>
          <w:color w:val="333333"/>
          <w:kern w:val="0"/>
          <w:sz w:val="21"/>
          <w:szCs w:val="21"/>
          <w14:ligatures w14:val="none"/>
        </w:rPr>
        <w:t>two-stage meta-analysis. Briefly:</w:t>
      </w:r>
    </w:p>
    <w:p w14:paraId="2AA4C6F4" w14:textId="65FF3473" w:rsidR="00C76209" w:rsidRPr="00C76209" w:rsidRDefault="00C76209" w:rsidP="00C76209">
      <w:pPr>
        <w:numPr>
          <w:ilvl w:val="0"/>
          <w:numId w:val="10"/>
        </w:numPr>
        <w:shd w:val="clear" w:color="auto" w:fill="FFFFFF"/>
        <w:spacing w:after="150" w:line="240" w:lineRule="auto"/>
        <w:rPr>
          <w:rFonts w:ascii="Helvetica Neue" w:eastAsia="Times New Roman" w:hAnsi="Helvetica Neue" w:cs="Times New Roman"/>
          <w:color w:val="333333"/>
          <w:kern w:val="0"/>
          <w:sz w:val="21"/>
          <w:szCs w:val="21"/>
          <w14:ligatures w14:val="none"/>
        </w:rPr>
      </w:pPr>
      <w:commentRangeStart w:id="387"/>
      <w:r w:rsidRPr="00C76209">
        <w:rPr>
          <w:rFonts w:ascii="Helvetica Neue" w:eastAsia="Times New Roman" w:hAnsi="Helvetica Neue" w:cs="Times New Roman"/>
          <w:b/>
          <w:bCs/>
          <w:color w:val="333333"/>
          <w:kern w:val="0"/>
          <w:sz w:val="21"/>
          <w:szCs w:val="21"/>
          <w14:ligatures w14:val="none"/>
        </w:rPr>
        <w:t>Stage 1:</w:t>
      </w:r>
      <w:r w:rsidRPr="00C76209">
        <w:rPr>
          <w:rFonts w:ascii="Helvetica Neue" w:eastAsia="Times New Roman" w:hAnsi="Helvetica Neue" w:cs="Times New Roman"/>
          <w:color w:val="333333"/>
          <w:kern w:val="0"/>
          <w:sz w:val="21"/>
          <w:szCs w:val="21"/>
          <w14:ligatures w14:val="none"/>
        </w:rPr>
        <w:t> Estimating the CATE in each study separately</w:t>
      </w:r>
      <w:r w:rsidR="002F50C6">
        <w:rPr>
          <w:rFonts w:ascii="Helvetica Neue" w:eastAsia="Times New Roman" w:hAnsi="Helvetica Neue" w:cs="Times New Roman"/>
          <w:color w:val="333333"/>
          <w:kern w:val="0"/>
          <w:sz w:val="21"/>
          <w:szCs w:val="21"/>
          <w14:ligatures w14:val="none"/>
        </w:rPr>
        <w:t>, as described above</w:t>
      </w:r>
      <w:r w:rsidRPr="00C76209">
        <w:rPr>
          <w:rFonts w:ascii="Helvetica Neue" w:eastAsia="Times New Roman" w:hAnsi="Helvetica Neue" w:cs="Times New Roman"/>
          <w:color w:val="333333"/>
          <w:kern w:val="0"/>
          <w:sz w:val="21"/>
          <w:szCs w:val="21"/>
          <w14:ligatures w14:val="none"/>
        </w:rPr>
        <w:t xml:space="preserve"> (using </w:t>
      </w:r>
      <w:proofErr w:type="spellStart"/>
      <w:r w:rsidRPr="00C76209">
        <w:rPr>
          <w:rFonts w:ascii="Courier New" w:eastAsia="Times New Roman" w:hAnsi="Courier New" w:cs="Courier New"/>
          <w:color w:val="333333"/>
          <w:kern w:val="0"/>
          <w:sz w:val="19"/>
          <w:szCs w:val="19"/>
          <w14:ligatures w14:val="none"/>
        </w:rPr>
        <w:t>estimate_cate</w:t>
      </w:r>
      <w:proofErr w:type="spellEnd"/>
      <w:r w:rsidRPr="00C76209">
        <w:rPr>
          <w:rFonts w:ascii="Courier New" w:eastAsia="Times New Roman" w:hAnsi="Courier New" w:cs="Courier New"/>
          <w:color w:val="333333"/>
          <w:kern w:val="0"/>
          <w:sz w:val="19"/>
          <w:szCs w:val="19"/>
          <w14:ligatures w14:val="none"/>
        </w:rPr>
        <w:t>()</w:t>
      </w:r>
      <w:r w:rsidRPr="00C76209">
        <w:rPr>
          <w:rFonts w:ascii="Helvetica Neue" w:eastAsia="Times New Roman" w:hAnsi="Helvetica Neue" w:cs="Times New Roman"/>
          <w:color w:val="333333"/>
          <w:kern w:val="0"/>
          <w:sz w:val="21"/>
          <w:szCs w:val="21"/>
          <w14:ligatures w14:val="none"/>
        </w:rPr>
        <w:t> with </w:t>
      </w:r>
      <w:proofErr w:type="spellStart"/>
      <w:r w:rsidRPr="00C76209">
        <w:rPr>
          <w:rFonts w:ascii="Courier New" w:eastAsia="Times New Roman" w:hAnsi="Courier New" w:cs="Courier New"/>
          <w:color w:val="333333"/>
          <w:kern w:val="0"/>
          <w:sz w:val="19"/>
          <w:szCs w:val="19"/>
          <w14:ligatures w14:val="none"/>
        </w:rPr>
        <w:t>aggregation_method</w:t>
      </w:r>
      <w:proofErr w:type="spellEnd"/>
      <w:r w:rsidRPr="00C76209">
        <w:rPr>
          <w:rFonts w:ascii="Courier New" w:eastAsia="Times New Roman" w:hAnsi="Courier New" w:cs="Courier New"/>
          <w:color w:val="333333"/>
          <w:kern w:val="0"/>
          <w:sz w:val="19"/>
          <w:szCs w:val="19"/>
          <w14:ligatures w14:val="none"/>
        </w:rPr>
        <w:t xml:space="preserve"> = "</w:t>
      </w:r>
      <w:proofErr w:type="spellStart"/>
      <w:r w:rsidRPr="00C76209">
        <w:rPr>
          <w:rFonts w:ascii="Courier New" w:eastAsia="Times New Roman" w:hAnsi="Courier New" w:cs="Courier New"/>
          <w:color w:val="333333"/>
          <w:kern w:val="0"/>
          <w:sz w:val="19"/>
          <w:szCs w:val="19"/>
          <w14:ligatures w14:val="none"/>
        </w:rPr>
        <w:t>studyspecific</w:t>
      </w:r>
      <w:proofErr w:type="spellEnd"/>
      <w:r w:rsidRPr="00C76209">
        <w:rPr>
          <w:rFonts w:ascii="Courier New" w:eastAsia="Times New Roman" w:hAnsi="Courier New" w:cs="Courier New"/>
          <w:color w:val="333333"/>
          <w:kern w:val="0"/>
          <w:sz w:val="19"/>
          <w:szCs w:val="19"/>
          <w14:ligatures w14:val="none"/>
        </w:rPr>
        <w:t>"</w:t>
      </w:r>
      <w:r w:rsidRPr="00C76209">
        <w:rPr>
          <w:rFonts w:ascii="Helvetica Neue" w:eastAsia="Times New Roman" w:hAnsi="Helvetica Neue" w:cs="Times New Roman"/>
          <w:color w:val="333333"/>
          <w:kern w:val="0"/>
          <w:sz w:val="21"/>
          <w:szCs w:val="21"/>
          <w14:ligatures w14:val="none"/>
        </w:rPr>
        <w:t>).</w:t>
      </w:r>
      <w:commentRangeEnd w:id="387"/>
      <w:r w:rsidR="00AE38DE">
        <w:rPr>
          <w:rStyle w:val="CommentReference"/>
        </w:rPr>
        <w:commentReference w:id="387"/>
      </w:r>
    </w:p>
    <w:p w14:paraId="0E71545D" w14:textId="5F173B49" w:rsidR="00C76209" w:rsidRPr="00C76209" w:rsidRDefault="00C76209" w:rsidP="00C76209">
      <w:pPr>
        <w:numPr>
          <w:ilvl w:val="0"/>
          <w:numId w:val="10"/>
        </w:num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b/>
          <w:bCs/>
          <w:color w:val="333333"/>
          <w:kern w:val="0"/>
          <w:sz w:val="21"/>
          <w:szCs w:val="21"/>
          <w14:ligatures w14:val="none"/>
        </w:rPr>
        <w:t>Stage 2:</w:t>
      </w:r>
      <w:r w:rsidRPr="00C76209">
        <w:rPr>
          <w:rFonts w:ascii="Helvetica Neue" w:eastAsia="Times New Roman" w:hAnsi="Helvetica Neue" w:cs="Times New Roman"/>
          <w:color w:val="333333"/>
          <w:kern w:val="0"/>
          <w:sz w:val="21"/>
          <w:szCs w:val="21"/>
          <w14:ligatures w14:val="none"/>
        </w:rPr>
        <w:t> Summarizing aggregate CATE estimates across studies in a meta-analysis</w:t>
      </w:r>
      <w:r w:rsidR="002F50C6">
        <w:rPr>
          <w:rFonts w:ascii="Helvetica Neue" w:eastAsia="Times New Roman" w:hAnsi="Helvetica Neue" w:cs="Times New Roman"/>
          <w:color w:val="333333"/>
          <w:kern w:val="0"/>
          <w:sz w:val="21"/>
          <w:szCs w:val="21"/>
          <w14:ligatures w14:val="none"/>
        </w:rPr>
        <w:t xml:space="preserve"> framework</w:t>
      </w:r>
      <w:r w:rsidRPr="00C76209">
        <w:rPr>
          <w:rFonts w:ascii="Helvetica Neue" w:eastAsia="Times New Roman" w:hAnsi="Helvetica Neue" w:cs="Times New Roman"/>
          <w:color w:val="333333"/>
          <w:kern w:val="0"/>
          <w:sz w:val="21"/>
          <w:szCs w:val="21"/>
          <w14:ligatures w14:val="none"/>
        </w:rPr>
        <w:t>.</w:t>
      </w:r>
    </w:p>
    <w:p w14:paraId="2CBE1F78" w14:textId="77777777" w:rsidR="00C76209" w:rsidRPr="00C76209" w:rsidRDefault="00C76209" w:rsidP="00C76209">
      <w:pPr>
        <w:shd w:val="clear" w:color="auto" w:fill="FFFFFF"/>
        <w:spacing w:after="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 xml:space="preserve">From this meta-analysis, we can form prediction intervals around the inverse variance-weighted CATE for a particular covariate profile, estimating the within-study variance from Stage 1 and the between-study variance using restricted maximum </w:t>
      </w:r>
      <w:commentRangeStart w:id="388"/>
      <w:r w:rsidRPr="00C76209">
        <w:rPr>
          <w:rFonts w:ascii="Helvetica Neue" w:eastAsia="Times New Roman" w:hAnsi="Helvetica Neue" w:cs="Times New Roman"/>
          <w:color w:val="333333"/>
          <w:kern w:val="0"/>
          <w:sz w:val="21"/>
          <w:szCs w:val="21"/>
          <w14:ligatures w14:val="none"/>
        </w:rPr>
        <w:t>likelihood estimation (REML). We replicate the second stage and fit a meta-analysis for every covariate pro</w:t>
      </w:r>
      <w:commentRangeEnd w:id="388"/>
      <w:r w:rsidR="002F50C6">
        <w:rPr>
          <w:rStyle w:val="CommentReference"/>
        </w:rPr>
        <w:commentReference w:id="388"/>
      </w:r>
      <w:r w:rsidRPr="00C76209">
        <w:rPr>
          <w:rFonts w:ascii="Helvetica Neue" w:eastAsia="Times New Roman" w:hAnsi="Helvetica Neue" w:cs="Times New Roman"/>
          <w:color w:val="333333"/>
          <w:kern w:val="0"/>
          <w:sz w:val="21"/>
          <w:szCs w:val="21"/>
          <w14:ligatures w14:val="none"/>
        </w:rPr>
        <w:t>file </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b/>
          <w:bCs/>
          <w:color w:val="333333"/>
          <w:kern w:val="0"/>
          <w:sz w:val="25"/>
          <w:szCs w:val="25"/>
          <w:bdr w:val="none" w:sz="0" w:space="0" w:color="auto" w:frame="1"/>
          <w14:ligatures w14:val="none"/>
        </w:rPr>
        <w:t>𝐗</w:t>
      </w:r>
      <w:r w:rsidRPr="00C76209">
        <w:rPr>
          <w:rFonts w:ascii="STIXGeneral" w:eastAsia="Times New Roman" w:hAnsi="STIXGeneral" w:cs="Times New Roman"/>
          <w:b/>
          <w:bCs/>
          <w:color w:val="333333"/>
          <w:kern w:val="0"/>
          <w:sz w:val="25"/>
          <w:szCs w:val="25"/>
          <w:bdr w:val="none" w:sz="0" w:space="0" w:color="auto" w:frame="1"/>
          <w14:ligatures w14:val="none"/>
        </w:rPr>
        <w:t>*</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Helvetica Neue" w:eastAsia="Times New Roman" w:hAnsi="Helvetica Neue" w:cs="Times New Roman"/>
          <w:color w:val="333333"/>
          <w:kern w:val="0"/>
          <w:sz w:val="21"/>
          <w:szCs w:val="21"/>
          <w14:ligatures w14:val="none"/>
        </w:rPr>
        <w:t xml:space="preserve"> of interest in the target setting data to form </w:t>
      </w:r>
      <w:commentRangeStart w:id="389"/>
      <w:r w:rsidRPr="00C76209">
        <w:rPr>
          <w:rFonts w:ascii="Helvetica Neue" w:eastAsia="Times New Roman" w:hAnsi="Helvetica Neue" w:cs="Times New Roman"/>
          <w:color w:val="333333"/>
          <w:kern w:val="0"/>
          <w:sz w:val="21"/>
          <w:szCs w:val="21"/>
          <w14:ligatures w14:val="none"/>
        </w:rPr>
        <w:t xml:space="preserve">prediction intervals </w:t>
      </w:r>
      <w:commentRangeEnd w:id="389"/>
      <w:r w:rsidR="000934CB">
        <w:rPr>
          <w:rStyle w:val="CommentReference"/>
        </w:rPr>
        <w:commentReference w:id="389"/>
      </w:r>
      <w:r w:rsidRPr="00C76209">
        <w:rPr>
          <w:rFonts w:ascii="Helvetica Neue" w:eastAsia="Times New Roman" w:hAnsi="Helvetica Neue" w:cs="Times New Roman"/>
          <w:color w:val="333333"/>
          <w:kern w:val="0"/>
          <w:sz w:val="21"/>
          <w:szCs w:val="21"/>
          <w14:ligatures w14:val="none"/>
        </w:rPr>
        <w:t>for each </w:t>
      </w:r>
      <w:r w:rsidRPr="00C76209">
        <w:rPr>
          <w:rFonts w:ascii="Cambria Math" w:eastAsia="Times New Roman" w:hAnsi="Cambria Math" w:cs="Cambria Math"/>
          <w:color w:val="333333"/>
          <w:kern w:val="0"/>
          <w:sz w:val="25"/>
          <w:szCs w:val="25"/>
          <w:bdr w:val="none" w:sz="0" w:space="0" w:color="auto" w:frame="1"/>
          <w14:ligatures w14:val="none"/>
        </w:rPr>
        <w:t>𝜏</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Cambria Math" w:eastAsia="Times New Roman" w:hAnsi="Cambria Math" w:cs="Cambria Math"/>
          <w:b/>
          <w:bCs/>
          <w:color w:val="333333"/>
          <w:kern w:val="0"/>
          <w:sz w:val="25"/>
          <w:szCs w:val="25"/>
          <w:bdr w:val="none" w:sz="0" w:space="0" w:color="auto" w:frame="1"/>
          <w14:ligatures w14:val="none"/>
        </w:rPr>
        <w:t>𝐗</w:t>
      </w:r>
      <w:r w:rsidRPr="00C76209">
        <w:rPr>
          <w:rFonts w:ascii="STIXGeneral" w:eastAsia="Times New Roman" w:hAnsi="STIXGeneral" w:cs="Times New Roman"/>
          <w:b/>
          <w:bCs/>
          <w:color w:val="333333"/>
          <w:kern w:val="0"/>
          <w:sz w:val="25"/>
          <w:szCs w:val="25"/>
          <w:bdr w:val="none" w:sz="0" w:space="0" w:color="auto" w:frame="1"/>
          <w14:ligatures w14:val="none"/>
        </w:rPr>
        <w:t>*</w:t>
      </w:r>
      <w:r w:rsidRPr="00C76209">
        <w:rPr>
          <w:rFonts w:ascii="STIXGeneral-Regular" w:eastAsia="Times New Roman" w:hAnsi="STIXGeneral-Regular" w:cs="Times New Roman"/>
          <w:color w:val="333333"/>
          <w:kern w:val="0"/>
          <w:sz w:val="25"/>
          <w:szCs w:val="25"/>
          <w:bdr w:val="none" w:sz="0" w:space="0" w:color="auto" w:frame="1"/>
          <w14:ligatures w14:val="none"/>
        </w:rPr>
        <w:t>)</w:t>
      </w:r>
      <w:r w:rsidRPr="00C76209">
        <w:rPr>
          <w:rFonts w:ascii="Helvetica Neue" w:eastAsia="Times New Roman" w:hAnsi="Helvetica Neue" w:cs="Times New Roman"/>
          <w:color w:val="333333"/>
          <w:kern w:val="0"/>
          <w:sz w:val="21"/>
          <w:szCs w:val="21"/>
          <w14:ligatures w14:val="none"/>
        </w:rPr>
        <w:t>.</w:t>
      </w:r>
    </w:p>
    <w:p w14:paraId="14CA1477" w14:textId="7777777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 </w:t>
      </w:r>
    </w:p>
    <w:p w14:paraId="277FD2DA" w14:textId="77777777" w:rsidR="00C76209" w:rsidRPr="00C76209" w:rsidRDefault="00C76209" w:rsidP="00C76209">
      <w:pPr>
        <w:shd w:val="clear" w:color="auto" w:fill="FFFFFF"/>
        <w:spacing w:before="300" w:after="150" w:line="240" w:lineRule="auto"/>
        <w:outlineLvl w:val="0"/>
        <w:rPr>
          <w:rFonts w:ascii="inherit" w:eastAsia="Times New Roman" w:hAnsi="inherit" w:cs="Times New Roman"/>
          <w:color w:val="333333"/>
          <w:kern w:val="36"/>
          <w:sz w:val="51"/>
          <w:szCs w:val="51"/>
          <w14:ligatures w14:val="none"/>
        </w:rPr>
      </w:pPr>
      <w:r w:rsidRPr="00C76209">
        <w:rPr>
          <w:rFonts w:ascii="inherit" w:eastAsia="Times New Roman" w:hAnsi="inherit" w:cs="Times New Roman"/>
          <w:color w:val="333333"/>
          <w:kern w:val="36"/>
          <w:sz w:val="51"/>
          <w:szCs w:val="51"/>
          <w14:ligatures w14:val="none"/>
        </w:rPr>
        <w:t>Q&amp;A</w:t>
      </w:r>
    </w:p>
    <w:p w14:paraId="49E6D305" w14:textId="7777777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b/>
          <w:bCs/>
          <w:color w:val="333333"/>
          <w:kern w:val="0"/>
          <w:sz w:val="21"/>
          <w:szCs w:val="21"/>
          <w:u w:val="single"/>
          <w14:ligatures w14:val="none"/>
        </w:rPr>
        <w:lastRenderedPageBreak/>
        <w:t>Question 1:</w:t>
      </w:r>
      <w:r w:rsidRPr="00C76209">
        <w:rPr>
          <w:rFonts w:ascii="Helvetica Neue" w:eastAsia="Times New Roman" w:hAnsi="Helvetica Neue" w:cs="Times New Roman"/>
          <w:color w:val="333333"/>
          <w:kern w:val="0"/>
          <w:sz w:val="21"/>
          <w:szCs w:val="21"/>
          <w:u w:val="single"/>
          <w14:ligatures w14:val="none"/>
        </w:rPr>
        <w:t> What type of studies can I use in </w:t>
      </w:r>
      <w:proofErr w:type="spellStart"/>
      <w:r w:rsidRPr="00C76209">
        <w:rPr>
          <w:rFonts w:ascii="Courier New" w:eastAsia="Times New Roman" w:hAnsi="Courier New" w:cs="Courier New"/>
          <w:color w:val="333333"/>
          <w:kern w:val="0"/>
          <w:sz w:val="19"/>
          <w:szCs w:val="19"/>
          <w:u w:val="single"/>
          <w14:ligatures w14:val="none"/>
        </w:rPr>
        <w:t>estimate_cate</w:t>
      </w:r>
      <w:proofErr w:type="spellEnd"/>
      <w:r w:rsidRPr="00C76209">
        <w:rPr>
          <w:rFonts w:ascii="Courier New" w:eastAsia="Times New Roman" w:hAnsi="Courier New" w:cs="Courier New"/>
          <w:color w:val="333333"/>
          <w:kern w:val="0"/>
          <w:sz w:val="19"/>
          <w:szCs w:val="19"/>
          <w:u w:val="single"/>
          <w14:ligatures w14:val="none"/>
        </w:rPr>
        <w:t>()</w:t>
      </w:r>
      <w:r w:rsidRPr="00C76209">
        <w:rPr>
          <w:rFonts w:ascii="Helvetica Neue" w:eastAsia="Times New Roman" w:hAnsi="Helvetica Neue" w:cs="Times New Roman"/>
          <w:color w:val="333333"/>
          <w:kern w:val="0"/>
          <w:sz w:val="21"/>
          <w:szCs w:val="21"/>
          <w:u w:val="single"/>
          <w14:ligatures w14:val="none"/>
        </w:rPr>
        <w:t>? How does the package handle observational studies?</w:t>
      </w:r>
    </w:p>
    <w:p w14:paraId="373A53D7" w14:textId="59884A34"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You can estimate the CATE using any combination of RCTs and/or observational studies. Notably, the prior simulation work assessing performance of these methods in multiple studies focused on the use of RCTs. However, the estimation methods of </w:t>
      </w:r>
      <w:r w:rsidRPr="00C76209">
        <w:rPr>
          <w:rFonts w:ascii="Courier New" w:eastAsia="Times New Roman" w:hAnsi="Courier New" w:cs="Courier New"/>
          <w:color w:val="333333"/>
          <w:kern w:val="0"/>
          <w:sz w:val="19"/>
          <w:szCs w:val="19"/>
          <w14:ligatures w14:val="none"/>
        </w:rPr>
        <w:t>multicate</w:t>
      </w:r>
      <w:r w:rsidRPr="00C76209">
        <w:rPr>
          <w:rFonts w:ascii="Helvetica Neue" w:eastAsia="Times New Roman" w:hAnsi="Helvetica Neue" w:cs="Times New Roman"/>
          <w:color w:val="333333"/>
          <w:kern w:val="0"/>
          <w:sz w:val="21"/>
          <w:szCs w:val="21"/>
          <w14:ligatures w14:val="none"/>
        </w:rPr>
        <w:t xml:space="preserve"> (S-learner with BART, causal forest) can inherently handle confounding in treatment assignment, and </w:t>
      </w:r>
      <w:commentRangeStart w:id="390"/>
      <w:commentRangeStart w:id="391"/>
      <w:r w:rsidRPr="00C76209">
        <w:rPr>
          <w:rFonts w:ascii="Helvetica Neue" w:eastAsia="Times New Roman" w:hAnsi="Helvetica Neue" w:cs="Times New Roman"/>
          <w:color w:val="333333"/>
          <w:kern w:val="0"/>
          <w:sz w:val="21"/>
          <w:szCs w:val="21"/>
          <w14:ligatures w14:val="none"/>
        </w:rPr>
        <w:t>users can allow the methods to automatically address this confound</w:t>
      </w:r>
      <w:commentRangeEnd w:id="390"/>
      <w:r w:rsidR="002F50C6">
        <w:rPr>
          <w:rStyle w:val="CommentReference"/>
        </w:rPr>
        <w:commentReference w:id="390"/>
      </w:r>
      <w:commentRangeEnd w:id="391"/>
      <w:r w:rsidR="00BD506C">
        <w:rPr>
          <w:rStyle w:val="CommentReference"/>
        </w:rPr>
        <w:commentReference w:id="391"/>
      </w:r>
      <w:r w:rsidRPr="00C76209">
        <w:rPr>
          <w:rFonts w:ascii="Helvetica Neue" w:eastAsia="Times New Roman" w:hAnsi="Helvetica Neue" w:cs="Times New Roman"/>
          <w:color w:val="333333"/>
          <w:kern w:val="0"/>
          <w:sz w:val="21"/>
          <w:szCs w:val="21"/>
          <w14:ligatures w14:val="none"/>
        </w:rPr>
        <w:t>ing. If desired, propensity scores can be separately estimated and included in one of two ways: as a covariate for S-learner with BART</w:t>
      </w:r>
      <w:ins w:id="392" w:author="Kyungeun Jeon" w:date="2025-09-04T18:15:00Z" w16du:dateUtc="2025-09-04T22:15:00Z">
        <w:r w:rsidR="00BD506C">
          <w:rPr>
            <w:rFonts w:ascii="Helvetica Neue" w:eastAsia="Times New Roman" w:hAnsi="Helvetica Neue" w:cs="Times New Roman"/>
            <w:color w:val="333333"/>
            <w:kern w:val="0"/>
            <w:sz w:val="21"/>
            <w:szCs w:val="21"/>
            <w14:ligatures w14:val="none"/>
          </w:rPr>
          <w:t xml:space="preserve"> alongside treatment and other features</w:t>
        </w:r>
      </w:ins>
      <w:r w:rsidRPr="00C76209">
        <w:rPr>
          <w:rFonts w:ascii="Helvetica Neue" w:eastAsia="Times New Roman" w:hAnsi="Helvetica Neue" w:cs="Times New Roman"/>
          <w:color w:val="333333"/>
          <w:kern w:val="0"/>
          <w:sz w:val="21"/>
          <w:szCs w:val="21"/>
          <w14:ligatures w14:val="none"/>
        </w:rPr>
        <w:t>, or as the </w:t>
      </w:r>
      <w:proofErr w:type="spellStart"/>
      <w:proofErr w:type="gramStart"/>
      <w:ins w:id="393" w:author="Kyungeun Jeon" w:date="2025-09-04T18:16:00Z" w16du:dateUtc="2025-09-04T22:16:00Z">
        <w:r w:rsidR="00BD506C">
          <w:rPr>
            <w:rFonts w:ascii="Helvetica Neue" w:eastAsia="Times New Roman" w:hAnsi="Helvetica Neue" w:cs="Times New Roman"/>
            <w:color w:val="333333"/>
            <w:kern w:val="0"/>
            <w:sz w:val="21"/>
            <w:szCs w:val="21"/>
            <w14:ligatures w14:val="none"/>
          </w:rPr>
          <w:t>grf</w:t>
        </w:r>
        <w:proofErr w:type="spellEnd"/>
        <w:r w:rsidR="00BD506C">
          <w:rPr>
            <w:rFonts w:ascii="Helvetica Neue" w:eastAsia="Times New Roman" w:hAnsi="Helvetica Neue" w:cs="Times New Roman"/>
            <w:color w:val="333333"/>
            <w:kern w:val="0"/>
            <w:sz w:val="21"/>
            <w:szCs w:val="21"/>
            <w14:ligatures w14:val="none"/>
          </w:rPr>
          <w:t>::</w:t>
        </w:r>
        <w:proofErr w:type="spellStart"/>
        <w:proofErr w:type="gramEnd"/>
        <w:r w:rsidR="00BD506C">
          <w:rPr>
            <w:rFonts w:ascii="Helvetica Neue" w:eastAsia="Times New Roman" w:hAnsi="Helvetica Neue" w:cs="Times New Roman"/>
            <w:color w:val="333333"/>
            <w:kern w:val="0"/>
            <w:sz w:val="21"/>
            <w:szCs w:val="21"/>
            <w14:ligatures w14:val="none"/>
          </w:rPr>
          <w:t>causal_forest</w:t>
        </w:r>
        <w:proofErr w:type="spellEnd"/>
        <w:r w:rsidR="00BD506C">
          <w:rPr>
            <w:rFonts w:ascii="Helvetica Neue" w:eastAsia="Times New Roman" w:hAnsi="Helvetica Neue" w:cs="Times New Roman"/>
            <w:color w:val="333333"/>
            <w:kern w:val="0"/>
            <w:sz w:val="21"/>
            <w:szCs w:val="21"/>
            <w14:ligatures w14:val="none"/>
          </w:rPr>
          <w:t xml:space="preserve">(…, </w:t>
        </w:r>
      </w:ins>
      <w:proofErr w:type="spellStart"/>
      <w:r w:rsidRPr="00C76209">
        <w:rPr>
          <w:rFonts w:ascii="Courier New" w:eastAsia="Times New Roman" w:hAnsi="Courier New" w:cs="Courier New"/>
          <w:color w:val="333333"/>
          <w:kern w:val="0"/>
          <w:sz w:val="19"/>
          <w:szCs w:val="19"/>
          <w14:ligatures w14:val="none"/>
        </w:rPr>
        <w:t>W.hat</w:t>
      </w:r>
      <w:proofErr w:type="spellEnd"/>
      <w:ins w:id="394" w:author="Kyungeun Jeon" w:date="2025-09-04T18:16:00Z" w16du:dateUtc="2025-09-04T22:16:00Z">
        <w:r w:rsidR="00BD506C">
          <w:rPr>
            <w:rFonts w:ascii="Courier New" w:eastAsia="Times New Roman" w:hAnsi="Courier New" w:cs="Courier New"/>
            <w:color w:val="333333"/>
            <w:kern w:val="0"/>
            <w:sz w:val="19"/>
            <w:szCs w:val="19"/>
            <w14:ligatures w14:val="none"/>
          </w:rPr>
          <w:t>=</w:t>
        </w:r>
        <w:proofErr w:type="spellStart"/>
        <w:r w:rsidR="00BD506C">
          <w:rPr>
            <w:rFonts w:ascii="Courier New" w:eastAsia="Times New Roman" w:hAnsi="Courier New" w:cs="Courier New"/>
            <w:color w:val="333333"/>
            <w:kern w:val="0"/>
            <w:sz w:val="19"/>
            <w:szCs w:val="19"/>
            <w14:ligatures w14:val="none"/>
          </w:rPr>
          <w:t>pihat</w:t>
        </w:r>
        <w:proofErr w:type="spellEnd"/>
        <w:r w:rsidR="00BD506C">
          <w:rPr>
            <w:rFonts w:ascii="Courier New" w:eastAsia="Times New Roman" w:hAnsi="Courier New" w:cs="Courier New"/>
            <w:color w:val="333333"/>
            <w:kern w:val="0"/>
            <w:sz w:val="19"/>
            <w:szCs w:val="19"/>
            <w14:ligatures w14:val="none"/>
          </w:rPr>
          <w:t>)</w:t>
        </w:r>
      </w:ins>
      <w:r w:rsidRPr="00C76209">
        <w:rPr>
          <w:rFonts w:ascii="Helvetica Neue" w:eastAsia="Times New Roman" w:hAnsi="Helvetica Neue" w:cs="Times New Roman"/>
          <w:color w:val="333333"/>
          <w:kern w:val="0"/>
          <w:sz w:val="21"/>
          <w:szCs w:val="21"/>
          <w14:ligatures w14:val="none"/>
        </w:rPr>
        <w:t> argument in the causal forest (see </w:t>
      </w:r>
      <w:proofErr w:type="spellStart"/>
      <w:r w:rsidRPr="00C76209">
        <w:rPr>
          <w:rFonts w:ascii="Courier New" w:eastAsia="Times New Roman" w:hAnsi="Courier New" w:cs="Courier New"/>
          <w:color w:val="333333"/>
          <w:kern w:val="0"/>
          <w:sz w:val="19"/>
          <w:szCs w:val="19"/>
          <w14:ligatures w14:val="none"/>
        </w:rPr>
        <w:t>grf</w:t>
      </w:r>
      <w:proofErr w:type="spellEnd"/>
      <w:r w:rsidRPr="00C76209">
        <w:rPr>
          <w:rFonts w:ascii="Helvetica Neue" w:eastAsia="Times New Roman" w:hAnsi="Helvetica Neue" w:cs="Times New Roman"/>
          <w:color w:val="333333"/>
          <w:kern w:val="0"/>
          <w:sz w:val="21"/>
          <w:szCs w:val="21"/>
          <w14:ligatures w14:val="none"/>
        </w:rPr>
        <w:t> documentation).</w:t>
      </w:r>
    </w:p>
    <w:p w14:paraId="53AF1D98" w14:textId="7777777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 xml:space="preserve">If you are using just a set of observational studies or combining observational studies with RCTs, exercise caution in implementing the aggregation methods that </w:t>
      </w:r>
      <w:commentRangeStart w:id="395"/>
      <w:r w:rsidRPr="00C76209">
        <w:rPr>
          <w:rFonts w:ascii="Helvetica Neue" w:eastAsia="Times New Roman" w:hAnsi="Helvetica Neue" w:cs="Times New Roman"/>
          <w:color w:val="333333"/>
          <w:kern w:val="0"/>
          <w:sz w:val="21"/>
          <w:szCs w:val="21"/>
          <w14:ligatures w14:val="none"/>
        </w:rPr>
        <w:t xml:space="preserve">involve pooling or </w:t>
      </w:r>
      <w:proofErr w:type="spellStart"/>
      <w:r w:rsidRPr="00C76209">
        <w:rPr>
          <w:rFonts w:ascii="Helvetica Neue" w:eastAsia="Times New Roman" w:hAnsi="Helvetica Neue" w:cs="Times New Roman"/>
          <w:color w:val="333333"/>
          <w:kern w:val="0"/>
          <w:sz w:val="21"/>
          <w:szCs w:val="21"/>
          <w14:ligatures w14:val="none"/>
        </w:rPr>
        <w:t>ensembling</w:t>
      </w:r>
      <w:proofErr w:type="spellEnd"/>
      <w:r w:rsidRPr="00C76209">
        <w:rPr>
          <w:rFonts w:ascii="Helvetica Neue" w:eastAsia="Times New Roman" w:hAnsi="Helvetica Neue" w:cs="Times New Roman"/>
          <w:color w:val="333333"/>
          <w:kern w:val="0"/>
          <w:sz w:val="21"/>
          <w:szCs w:val="21"/>
          <w14:ligatures w14:val="none"/>
        </w:rPr>
        <w:t xml:space="preserve"> (see </w:t>
      </w:r>
      <w:r w:rsidRPr="00C76209">
        <w:rPr>
          <w:rFonts w:ascii="Helvetica Neue" w:eastAsia="Times New Roman" w:hAnsi="Helvetica Neue" w:cs="Times New Roman"/>
          <w:b/>
          <w:bCs/>
          <w:color w:val="333333"/>
          <w:kern w:val="0"/>
          <w:sz w:val="21"/>
          <w:szCs w:val="21"/>
          <w14:ligatures w14:val="none"/>
        </w:rPr>
        <w:t>Question 2</w:t>
      </w:r>
      <w:r w:rsidRPr="00C76209">
        <w:rPr>
          <w:rFonts w:ascii="Helvetica Neue" w:eastAsia="Times New Roman" w:hAnsi="Helvetica Neue" w:cs="Times New Roman"/>
          <w:color w:val="333333"/>
          <w:kern w:val="0"/>
          <w:sz w:val="21"/>
          <w:szCs w:val="21"/>
          <w14:ligatures w14:val="none"/>
        </w:rPr>
        <w:t> for more on assumptions). It is important to check assumptions and to ensure that the studies are comparable enough that combining data is reasonable</w:t>
      </w:r>
      <w:commentRangeEnd w:id="395"/>
      <w:r w:rsidR="002F50C6">
        <w:rPr>
          <w:rStyle w:val="CommentReference"/>
        </w:rPr>
        <w:commentReference w:id="395"/>
      </w:r>
      <w:r w:rsidRPr="00C76209">
        <w:rPr>
          <w:rFonts w:ascii="Helvetica Neue" w:eastAsia="Times New Roman" w:hAnsi="Helvetica Neue" w:cs="Times New Roman"/>
          <w:color w:val="333333"/>
          <w:kern w:val="0"/>
          <w:sz w:val="21"/>
          <w:szCs w:val="21"/>
          <w14:ligatures w14:val="none"/>
        </w:rPr>
        <w:t>.</w:t>
      </w:r>
    </w:p>
    <w:p w14:paraId="000F3CCB" w14:textId="7777777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b/>
          <w:bCs/>
          <w:color w:val="333333"/>
          <w:kern w:val="0"/>
          <w:sz w:val="21"/>
          <w:szCs w:val="21"/>
          <w:u w:val="single"/>
          <w14:ligatures w14:val="none"/>
        </w:rPr>
        <w:t>Question 2:</w:t>
      </w:r>
      <w:r w:rsidRPr="00C76209">
        <w:rPr>
          <w:rFonts w:ascii="Helvetica Neue" w:eastAsia="Times New Roman" w:hAnsi="Helvetica Neue" w:cs="Times New Roman"/>
          <w:color w:val="333333"/>
          <w:kern w:val="0"/>
          <w:sz w:val="21"/>
          <w:szCs w:val="21"/>
          <w:u w:val="single"/>
          <w14:ligatures w14:val="none"/>
        </w:rPr>
        <w:t> How do I pick which estimation and aggregation method to use?</w:t>
      </w:r>
    </w:p>
    <w:p w14:paraId="639BF2CA" w14:textId="551838AA"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 xml:space="preserve">The answer to this question is somewhat subjective and still in need of future work to </w:t>
      </w:r>
      <w:r w:rsidR="004148EC">
        <w:rPr>
          <w:rFonts w:ascii="Helvetica Neue" w:eastAsia="Times New Roman" w:hAnsi="Helvetica Neue" w:cs="Times New Roman"/>
          <w:color w:val="333333"/>
          <w:kern w:val="0"/>
          <w:sz w:val="21"/>
          <w:szCs w:val="21"/>
          <w14:ligatures w14:val="none"/>
        </w:rPr>
        <w:t>fully answer</w:t>
      </w:r>
      <w:r w:rsidRPr="00C76209">
        <w:rPr>
          <w:rFonts w:ascii="Helvetica Neue" w:eastAsia="Times New Roman" w:hAnsi="Helvetica Neue" w:cs="Times New Roman"/>
          <w:color w:val="333333"/>
          <w:kern w:val="0"/>
          <w:sz w:val="21"/>
          <w:szCs w:val="21"/>
          <w14:ligatures w14:val="none"/>
        </w:rPr>
        <w:t xml:space="preserve">. When it comes to estimation methods, both the S-Learner with BART and the Causal Forest have been shown to perform well in previous simulations </w:t>
      </w:r>
      <w:ins w:id="396" w:author="Kyungeun Jeon" w:date="2025-09-04T18:22:00Z" w16du:dateUtc="2025-09-04T22:22:00Z">
        <w:r w:rsidR="00C56E1D" w:rsidRPr="00C56E1D">
          <w:rPr>
            <w:rFonts w:ascii="Helvetica Neue" w:eastAsia="Times New Roman" w:hAnsi="Helvetica Neue" w:cs="Times New Roman"/>
            <w:color w:val="333333"/>
            <w:kern w:val="0"/>
            <w:sz w:val="21"/>
            <w:szCs w:val="21"/>
            <w14:ligatures w14:val="none"/>
          </w:rPr>
          <w:t xml:space="preserve">(e.g., </w:t>
        </w:r>
        <w:proofErr w:type="spellStart"/>
        <w:r w:rsidR="00C56E1D" w:rsidRPr="00C56E1D">
          <w:rPr>
            <w:rFonts w:ascii="Helvetica Neue" w:eastAsia="Times New Roman" w:hAnsi="Helvetica Neue" w:cs="Times New Roman"/>
            <w:color w:val="333333"/>
            <w:kern w:val="0"/>
            <w:sz w:val="21"/>
            <w:szCs w:val="21"/>
            <w14:ligatures w14:val="none"/>
          </w:rPr>
          <w:t>Künzel</w:t>
        </w:r>
        <w:proofErr w:type="spellEnd"/>
        <w:r w:rsidR="00C56E1D" w:rsidRPr="00C56E1D">
          <w:rPr>
            <w:rFonts w:ascii="Helvetica Neue" w:eastAsia="Times New Roman" w:hAnsi="Helvetica Neue" w:cs="Times New Roman"/>
            <w:color w:val="333333"/>
            <w:kern w:val="0"/>
            <w:sz w:val="21"/>
            <w:szCs w:val="21"/>
            <w14:ligatures w14:val="none"/>
          </w:rPr>
          <w:t xml:space="preserve"> et al., 2019; Brantner et al., 2024)</w:t>
        </w:r>
      </w:ins>
      <w:del w:id="397" w:author="Kyungeun Jeon" w:date="2025-09-04T18:18:00Z" w16du:dateUtc="2025-09-04T22:18:00Z">
        <w:r w:rsidRPr="00C76209" w:rsidDel="00BD506C">
          <w:rPr>
            <w:rFonts w:ascii="Helvetica Neue" w:eastAsia="Times New Roman" w:hAnsi="Helvetica Neue" w:cs="Times New Roman"/>
            <w:color w:val="333333"/>
            <w:kern w:val="0"/>
            <w:sz w:val="21"/>
            <w:szCs w:val="21"/>
            <w14:ligatures w14:val="none"/>
          </w:rPr>
          <w:delText>(cite Kunzel paper and Brantner et al 2024)</w:delText>
        </w:r>
      </w:del>
      <w:r w:rsidRPr="00C76209">
        <w:rPr>
          <w:rFonts w:ascii="Helvetica Neue" w:eastAsia="Times New Roman" w:hAnsi="Helvetica Neue" w:cs="Times New Roman"/>
          <w:color w:val="333333"/>
          <w:kern w:val="0"/>
          <w:sz w:val="21"/>
          <w:szCs w:val="21"/>
          <w14:ligatures w14:val="none"/>
        </w:rPr>
        <w:t>. In Kunzel</w:t>
      </w:r>
      <w:r w:rsidR="004148EC">
        <w:rPr>
          <w:rFonts w:ascii="Helvetica Neue" w:eastAsia="Times New Roman" w:hAnsi="Helvetica Neue" w:cs="Times New Roman"/>
          <w:color w:val="333333"/>
          <w:kern w:val="0"/>
          <w:sz w:val="21"/>
          <w:szCs w:val="21"/>
          <w14:ligatures w14:val="none"/>
        </w:rPr>
        <w:t xml:space="preserve"> et al. (</w:t>
      </w:r>
      <w:ins w:id="398" w:author="Kyungeun Jeon" w:date="2025-09-04T18:18:00Z" w16du:dateUtc="2025-09-04T22:18:00Z">
        <w:r w:rsidR="00BD506C">
          <w:rPr>
            <w:rFonts w:ascii="Helvetica Neue" w:eastAsia="Times New Roman" w:hAnsi="Helvetica Neue" w:cs="Times New Roman" w:hint="eastAsia"/>
            <w:color w:val="333333"/>
            <w:kern w:val="0"/>
            <w:sz w:val="21"/>
            <w:szCs w:val="21"/>
            <w:lang w:eastAsia="ko-KR"/>
            <w14:ligatures w14:val="none"/>
          </w:rPr>
          <w:t>2019</w:t>
        </w:r>
      </w:ins>
      <w:del w:id="399" w:author="Kyungeun Jeon" w:date="2025-09-04T18:18:00Z" w16du:dateUtc="2025-09-04T22:18:00Z">
        <w:r w:rsidR="004148EC" w:rsidDel="00BD506C">
          <w:rPr>
            <w:rFonts w:ascii="Helvetica Neue" w:eastAsia="Times New Roman" w:hAnsi="Helvetica Neue" w:cs="Times New Roman"/>
            <w:color w:val="333333"/>
            <w:kern w:val="0"/>
            <w:sz w:val="21"/>
            <w:szCs w:val="21"/>
            <w14:ligatures w14:val="none"/>
          </w:rPr>
          <w:delText>XXX</w:delText>
        </w:r>
      </w:del>
      <w:r w:rsidR="004148EC">
        <w:rPr>
          <w:rFonts w:ascii="Helvetica Neue" w:eastAsia="Times New Roman" w:hAnsi="Helvetica Neue" w:cs="Times New Roman"/>
          <w:color w:val="333333"/>
          <w:kern w:val="0"/>
          <w:sz w:val="21"/>
          <w:szCs w:val="21"/>
          <w14:ligatures w14:val="none"/>
        </w:rPr>
        <w:t>)</w:t>
      </w:r>
      <w:r w:rsidRPr="00C76209">
        <w:rPr>
          <w:rFonts w:ascii="Helvetica Neue" w:eastAsia="Times New Roman" w:hAnsi="Helvetica Neue" w:cs="Times New Roman"/>
          <w:color w:val="333333"/>
          <w:kern w:val="0"/>
          <w:sz w:val="21"/>
          <w:szCs w:val="21"/>
          <w14:ligatures w14:val="none"/>
        </w:rPr>
        <w:t xml:space="preserve">, the S-Learner was shown to sometimes </w:t>
      </w:r>
      <w:ins w:id="400" w:author="Kyungeun Jeon" w:date="2025-09-04T18:20:00Z" w16du:dateUtc="2025-09-04T22:20:00Z">
        <w:r w:rsidR="00BD506C" w:rsidRPr="00BD506C">
          <w:rPr>
            <w:rFonts w:ascii="Helvetica Neue" w:eastAsia="Times New Roman" w:hAnsi="Helvetica Neue" w:cs="Times New Roman"/>
            <w:color w:val="333333"/>
            <w:kern w:val="0"/>
            <w:sz w:val="21"/>
            <w:szCs w:val="21"/>
            <w14:ligatures w14:val="none"/>
            <w:rPrChange w:id="401" w:author="Kyungeun Jeon" w:date="2025-09-04T18:21:00Z" w16du:dateUtc="2025-09-04T22:21:00Z">
              <w:rPr>
                <w:rFonts w:ascii="Batang" w:eastAsia="Batang" w:hAnsi="Batang" w:cs="Batang"/>
                <w:color w:val="333333"/>
                <w:kern w:val="0"/>
                <w:sz w:val="21"/>
                <w:szCs w:val="21"/>
                <w:lang w:eastAsia="ko-KR"/>
                <w14:ligatures w14:val="none"/>
              </w:rPr>
            </w:rPrChange>
          </w:rPr>
          <w:t>can underestim</w:t>
        </w:r>
      </w:ins>
      <w:ins w:id="402" w:author="Kyungeun Jeon" w:date="2025-09-04T18:21:00Z" w16du:dateUtc="2025-09-04T22:21:00Z">
        <w:r w:rsidR="00BD506C" w:rsidRPr="00BD506C">
          <w:rPr>
            <w:rFonts w:ascii="Helvetica Neue" w:eastAsia="Times New Roman" w:hAnsi="Helvetica Neue" w:cs="Times New Roman"/>
            <w:color w:val="333333"/>
            <w:kern w:val="0"/>
            <w:sz w:val="21"/>
            <w:szCs w:val="21"/>
            <w14:ligatures w14:val="none"/>
            <w:rPrChange w:id="403" w:author="Kyungeun Jeon" w:date="2025-09-04T18:21:00Z" w16du:dateUtc="2025-09-04T22:21:00Z">
              <w:rPr>
                <w:rFonts w:ascii="Batang" w:eastAsia="Batang" w:hAnsi="Batang" w:cs="Batang"/>
                <w:color w:val="333333"/>
                <w:kern w:val="0"/>
                <w:sz w:val="21"/>
                <w:szCs w:val="21"/>
                <w:lang w:eastAsia="ko-KR"/>
                <w14:ligatures w14:val="none"/>
              </w:rPr>
            </w:rPrChange>
          </w:rPr>
          <w:t>a</w:t>
        </w:r>
      </w:ins>
      <w:ins w:id="404" w:author="Kyungeun Jeon" w:date="2025-09-04T18:20:00Z" w16du:dateUtc="2025-09-04T22:20:00Z">
        <w:r w:rsidR="00BD506C" w:rsidRPr="00BD506C">
          <w:rPr>
            <w:rFonts w:ascii="Helvetica Neue" w:eastAsia="Times New Roman" w:hAnsi="Helvetica Neue" w:cs="Times New Roman"/>
            <w:color w:val="333333"/>
            <w:kern w:val="0"/>
            <w:sz w:val="21"/>
            <w:szCs w:val="21"/>
            <w14:ligatures w14:val="none"/>
            <w:rPrChange w:id="405" w:author="Kyungeun Jeon" w:date="2025-09-04T18:21:00Z" w16du:dateUtc="2025-09-04T22:21:00Z">
              <w:rPr>
                <w:rFonts w:ascii="Batang" w:eastAsia="Batang" w:hAnsi="Batang" w:cs="Batang"/>
                <w:color w:val="333333"/>
                <w:kern w:val="0"/>
                <w:sz w:val="21"/>
                <w:szCs w:val="21"/>
                <w:lang w:eastAsia="ko-KR"/>
                <w14:ligatures w14:val="none"/>
              </w:rPr>
            </w:rPrChange>
          </w:rPr>
          <w:t>te</w:t>
        </w:r>
      </w:ins>
      <w:commentRangeStart w:id="406"/>
      <w:del w:id="407" w:author="Kyungeun Jeon" w:date="2025-09-04T18:20:00Z" w16du:dateUtc="2025-09-04T22:20:00Z">
        <w:r w:rsidRPr="00C76209" w:rsidDel="00BD506C">
          <w:rPr>
            <w:rFonts w:ascii="Helvetica Neue" w:eastAsia="Times New Roman" w:hAnsi="Helvetica Neue" w:cs="Times New Roman"/>
            <w:color w:val="333333"/>
            <w:kern w:val="0"/>
            <w:sz w:val="21"/>
            <w:szCs w:val="21"/>
            <w14:ligatures w14:val="none"/>
          </w:rPr>
          <w:delText>be</w:delText>
        </w:r>
      </w:del>
      <w:r w:rsidRPr="00C76209">
        <w:rPr>
          <w:rFonts w:ascii="Helvetica Neue" w:eastAsia="Times New Roman" w:hAnsi="Helvetica Neue" w:cs="Times New Roman"/>
          <w:color w:val="333333"/>
          <w:kern w:val="0"/>
          <w:sz w:val="21"/>
          <w:szCs w:val="21"/>
          <w14:ligatures w14:val="none"/>
        </w:rPr>
        <w:t xml:space="preserve"> </w:t>
      </w:r>
      <w:ins w:id="408" w:author="Kyungeun Jeon" w:date="2025-09-04T18:20:00Z" w16du:dateUtc="2025-09-04T22:20:00Z">
        <w:r w:rsidR="00BD506C">
          <w:rPr>
            <w:rFonts w:ascii="Helvetica Neue" w:eastAsia="Times New Roman" w:hAnsi="Helvetica Neue" w:cs="Times New Roman"/>
            <w:color w:val="333333"/>
            <w:kern w:val="0"/>
            <w:sz w:val="21"/>
            <w:szCs w:val="21"/>
            <w14:ligatures w14:val="none"/>
          </w:rPr>
          <w:t xml:space="preserve">CATE’s – i.e., produce effects closer to 0 than they should be – because a single outcome model may shrink the treatment signal. </w:t>
        </w:r>
      </w:ins>
      <w:del w:id="409" w:author="Kyungeun Jeon" w:date="2025-09-04T18:21:00Z" w16du:dateUtc="2025-09-04T22:21:00Z">
        <w:r w:rsidRPr="00C76209" w:rsidDel="00BD506C">
          <w:rPr>
            <w:rFonts w:ascii="Helvetica Neue" w:eastAsia="Times New Roman" w:hAnsi="Helvetica Neue" w:cs="Times New Roman"/>
            <w:color w:val="333333"/>
            <w:kern w:val="0"/>
            <w:sz w:val="21"/>
            <w:szCs w:val="21"/>
            <w14:ligatures w14:val="none"/>
          </w:rPr>
          <w:delText>biased towards 0</w:delText>
        </w:r>
      </w:del>
      <w:commentRangeEnd w:id="406"/>
      <w:r w:rsidR="004148EC">
        <w:rPr>
          <w:rStyle w:val="CommentReference"/>
        </w:rPr>
        <w:commentReference w:id="406"/>
      </w:r>
      <w:del w:id="410" w:author="Kyungeun Jeon" w:date="2025-09-04T18:21:00Z" w16du:dateUtc="2025-09-04T22:21:00Z">
        <w:r w:rsidRPr="00C76209" w:rsidDel="00BD506C">
          <w:rPr>
            <w:rFonts w:ascii="Helvetica Neue" w:eastAsia="Times New Roman" w:hAnsi="Helvetica Neue" w:cs="Times New Roman"/>
            <w:color w:val="333333"/>
            <w:kern w:val="0"/>
            <w:sz w:val="21"/>
            <w:szCs w:val="21"/>
            <w14:ligatures w14:val="none"/>
          </w:rPr>
          <w:delText>,</w:delText>
        </w:r>
      </w:del>
      <w:r w:rsidRPr="00C76209">
        <w:rPr>
          <w:rFonts w:ascii="Helvetica Neue" w:eastAsia="Times New Roman" w:hAnsi="Helvetica Neue" w:cs="Times New Roman"/>
          <w:color w:val="333333"/>
          <w:kern w:val="0"/>
          <w:sz w:val="21"/>
          <w:szCs w:val="21"/>
          <w14:ligatures w14:val="none"/>
        </w:rPr>
        <w:t xml:space="preserve"> </w:t>
      </w:r>
      <w:del w:id="411" w:author="Kyungeun Jeon" w:date="2025-09-04T18:21:00Z" w16du:dateUtc="2025-09-04T22:21:00Z">
        <w:r w:rsidRPr="00C76209" w:rsidDel="00BD506C">
          <w:rPr>
            <w:rFonts w:ascii="Helvetica Neue" w:eastAsia="Times New Roman" w:hAnsi="Helvetica Neue" w:cs="Times New Roman"/>
            <w:color w:val="333333"/>
            <w:kern w:val="0"/>
            <w:sz w:val="21"/>
            <w:szCs w:val="21"/>
            <w14:ligatures w14:val="none"/>
          </w:rPr>
          <w:delText>and t</w:delText>
        </w:r>
      </w:del>
      <w:ins w:id="412" w:author="Kyungeun Jeon" w:date="2025-09-04T18:21:00Z" w16du:dateUtc="2025-09-04T22:21:00Z">
        <w:r w:rsidR="00BD506C">
          <w:rPr>
            <w:rFonts w:ascii="Helvetica Neue" w:eastAsia="Times New Roman" w:hAnsi="Helvetica Neue" w:cs="Times New Roman"/>
            <w:color w:val="333333"/>
            <w:kern w:val="0"/>
            <w:sz w:val="21"/>
            <w:szCs w:val="21"/>
            <w14:ligatures w14:val="none"/>
          </w:rPr>
          <w:t>T</w:t>
        </w:r>
      </w:ins>
      <w:r w:rsidRPr="00C76209">
        <w:rPr>
          <w:rFonts w:ascii="Helvetica Neue" w:eastAsia="Times New Roman" w:hAnsi="Helvetica Neue" w:cs="Times New Roman"/>
          <w:color w:val="333333"/>
          <w:kern w:val="0"/>
          <w:sz w:val="21"/>
          <w:szCs w:val="21"/>
          <w14:ligatures w14:val="none"/>
        </w:rPr>
        <w:t>hey recommend using the method if the CATE is hypothesized to be in many instances 0. Otherwise though, either approach can be utilized, and both can be compared to assess sensitivity of results.</w:t>
      </w:r>
    </w:p>
    <w:p w14:paraId="70BE0E51" w14:textId="104DFD5B"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For the aggregation method, all three have also been shown to perform well in simulations (Brantner et al</w:t>
      </w:r>
      <w:r w:rsidR="000934CB">
        <w:rPr>
          <w:rFonts w:ascii="Helvetica Neue" w:eastAsia="Times New Roman" w:hAnsi="Helvetica Neue" w:cs="Times New Roman"/>
          <w:color w:val="333333"/>
          <w:kern w:val="0"/>
          <w:sz w:val="21"/>
          <w:szCs w:val="21"/>
          <w14:ligatures w14:val="none"/>
        </w:rPr>
        <w:t>.,</w:t>
      </w:r>
      <w:r w:rsidRPr="00C76209">
        <w:rPr>
          <w:rFonts w:ascii="Helvetica Neue" w:eastAsia="Times New Roman" w:hAnsi="Helvetica Neue" w:cs="Times New Roman"/>
          <w:color w:val="333333"/>
          <w:kern w:val="0"/>
          <w:sz w:val="21"/>
          <w:szCs w:val="21"/>
          <w14:ligatures w14:val="none"/>
        </w:rPr>
        <w:t xml:space="preserve"> 2024). We recommend three major factors to consider when deciding which aggregation method to use:</w:t>
      </w:r>
    </w:p>
    <w:p w14:paraId="46382639" w14:textId="6E10CE95" w:rsidR="00C76209" w:rsidRPr="00C76209" w:rsidRDefault="00C76209" w:rsidP="00C76209">
      <w:pPr>
        <w:numPr>
          <w:ilvl w:val="0"/>
          <w:numId w:val="11"/>
        </w:num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b/>
          <w:bCs/>
          <w:color w:val="333333"/>
          <w:kern w:val="0"/>
          <w:sz w:val="21"/>
          <w:szCs w:val="21"/>
          <w14:ligatures w14:val="none"/>
        </w:rPr>
        <w:t>Assumptions:</w:t>
      </w:r>
      <w:r w:rsidRPr="00C76209">
        <w:rPr>
          <w:rFonts w:ascii="Helvetica Neue" w:eastAsia="Times New Roman" w:hAnsi="Helvetica Neue" w:cs="Times New Roman"/>
          <w:color w:val="333333"/>
          <w:kern w:val="0"/>
          <w:sz w:val="21"/>
          <w:szCs w:val="21"/>
          <w14:ligatures w14:val="none"/>
        </w:rPr>
        <w:t xml:space="preserve"> Assumptions 1-4 above are required for all aggregation methods, but Assumption 5 (positivity of study membership) can be relaxed depending on the approach. Specifically, </w:t>
      </w:r>
      <w:proofErr w:type="spellStart"/>
      <w:ins w:id="413" w:author="Kyungeun Jeon" w:date="2025-09-04T18:23:00Z" w16du:dateUtc="2025-09-04T22:23:00Z">
        <w:r w:rsidR="00C56E1D">
          <w:rPr>
            <w:rFonts w:ascii="Helvetica Neue" w:eastAsia="Times New Roman" w:hAnsi="Helvetica Neue" w:cs="Times New Roman"/>
            <w:color w:val="333333"/>
            <w:kern w:val="0"/>
            <w:sz w:val="21"/>
            <w:szCs w:val="21"/>
            <w14:ligatures w14:val="none"/>
          </w:rPr>
          <w:t>s</w:t>
        </w:r>
      </w:ins>
      <w:ins w:id="414" w:author="Kyungeun Jeon" w:date="2025-09-04T18:24:00Z" w16du:dateUtc="2025-09-04T22:24:00Z">
        <w:r w:rsidR="00C56E1D">
          <w:rPr>
            <w:rFonts w:ascii="Helvetica Neue" w:eastAsia="Times New Roman" w:hAnsi="Helvetica Neue" w:cs="Times New Roman"/>
            <w:color w:val="333333"/>
            <w:kern w:val="0"/>
            <w:sz w:val="21"/>
            <w:szCs w:val="21"/>
            <w14:ligatures w14:val="none"/>
          </w:rPr>
          <w:t>tudyspecific</w:t>
        </w:r>
        <w:proofErr w:type="spellEnd"/>
        <w:r w:rsidR="00C56E1D">
          <w:rPr>
            <w:rFonts w:ascii="Helvetica Neue" w:eastAsia="Times New Roman" w:hAnsi="Helvetica Neue" w:cs="Times New Roman"/>
            <w:color w:val="333333"/>
            <w:kern w:val="0"/>
            <w:sz w:val="21"/>
            <w:szCs w:val="21"/>
            <w14:ligatures w14:val="none"/>
          </w:rPr>
          <w:t xml:space="preserve"> or </w:t>
        </w:r>
        <w:proofErr w:type="spellStart"/>
        <w:r w:rsidR="00C56E1D">
          <w:rPr>
            <w:rFonts w:ascii="Helvetica Neue" w:eastAsia="Times New Roman" w:hAnsi="Helvetica Neue" w:cs="Times New Roman"/>
            <w:color w:val="333333"/>
            <w:kern w:val="0"/>
            <w:sz w:val="21"/>
            <w:szCs w:val="21"/>
            <w14:ligatures w14:val="none"/>
          </w:rPr>
          <w:t>studyindicator</w:t>
        </w:r>
      </w:ins>
      <w:commentRangeStart w:id="415"/>
      <w:proofErr w:type="spellEnd"/>
      <w:del w:id="416" w:author="Kyungeun Jeon" w:date="2025-09-04T18:23:00Z" w16du:dateUtc="2025-09-04T22:23:00Z">
        <w:r w:rsidRPr="00C76209" w:rsidDel="00C56E1D">
          <w:rPr>
            <w:rFonts w:ascii="Helvetica Neue" w:eastAsia="Times New Roman" w:hAnsi="Helvetica Neue" w:cs="Times New Roman"/>
            <w:color w:val="333333"/>
            <w:kern w:val="0"/>
            <w:sz w:val="21"/>
            <w:szCs w:val="21"/>
            <w14:ligatures w14:val="none"/>
          </w:rPr>
          <w:delText>we</w:delText>
        </w:r>
      </w:del>
      <w:r w:rsidRPr="00C76209">
        <w:rPr>
          <w:rFonts w:ascii="Helvetica Neue" w:eastAsia="Times New Roman" w:hAnsi="Helvetica Neue" w:cs="Times New Roman"/>
          <w:color w:val="333333"/>
          <w:kern w:val="0"/>
          <w:sz w:val="21"/>
          <w:szCs w:val="21"/>
          <w14:ligatures w14:val="none"/>
        </w:rPr>
        <w:t xml:space="preserve"> d</w:t>
      </w:r>
      <w:commentRangeEnd w:id="415"/>
      <w:r w:rsidR="000934CB">
        <w:rPr>
          <w:rStyle w:val="CommentReference"/>
        </w:rPr>
        <w:commentReference w:id="415"/>
      </w:r>
      <w:r w:rsidRPr="00C76209">
        <w:rPr>
          <w:rFonts w:ascii="Helvetica Neue" w:eastAsia="Times New Roman" w:hAnsi="Helvetica Neue" w:cs="Times New Roman"/>
          <w:color w:val="333333"/>
          <w:kern w:val="0"/>
          <w:sz w:val="21"/>
          <w:szCs w:val="21"/>
          <w14:ligatures w14:val="none"/>
        </w:rPr>
        <w:t>o not require that all covariate profiles can be found in all studies</w:t>
      </w:r>
      <w:del w:id="417" w:author="Kyungeun Jeon" w:date="2025-09-04T18:24:00Z" w16du:dateUtc="2025-09-04T22:24:00Z">
        <w:r w:rsidRPr="00C76209" w:rsidDel="00C56E1D">
          <w:rPr>
            <w:rFonts w:ascii="Helvetica Neue" w:eastAsia="Times New Roman" w:hAnsi="Helvetica Neue" w:cs="Times New Roman"/>
            <w:color w:val="333333"/>
            <w:kern w:val="0"/>
            <w:sz w:val="21"/>
            <w:szCs w:val="21"/>
            <w14:ligatures w14:val="none"/>
          </w:rPr>
          <w:delText xml:space="preserve"> for “studyspecific” or “studyindicator”</w:delText>
        </w:r>
      </w:del>
      <w:r w:rsidRPr="00C76209">
        <w:rPr>
          <w:rFonts w:ascii="Helvetica Neue" w:eastAsia="Times New Roman" w:hAnsi="Helvetica Neue" w:cs="Times New Roman"/>
          <w:color w:val="333333"/>
          <w:kern w:val="0"/>
          <w:sz w:val="21"/>
          <w:szCs w:val="21"/>
          <w14:ligatures w14:val="none"/>
        </w:rPr>
        <w:t xml:space="preserve">, but </w:t>
      </w:r>
      <w:proofErr w:type="spellStart"/>
      <w:ins w:id="418" w:author="Kyungeun Jeon" w:date="2025-09-04T18:24:00Z" w16du:dateUtc="2025-09-04T22:24:00Z">
        <w:r w:rsidR="00C56E1D">
          <w:rPr>
            <w:rFonts w:ascii="Helvetica Neue" w:eastAsia="Times New Roman" w:hAnsi="Helvetica Neue" w:cs="Times New Roman"/>
            <w:color w:val="333333"/>
            <w:kern w:val="0"/>
            <w:sz w:val="21"/>
            <w:szCs w:val="21"/>
            <w14:ligatures w14:val="none"/>
          </w:rPr>
          <w:t>ensembleforest</w:t>
        </w:r>
        <w:proofErr w:type="spellEnd"/>
        <w:r w:rsidR="00C56E1D">
          <w:rPr>
            <w:rFonts w:ascii="Helvetica Neue" w:eastAsia="Times New Roman" w:hAnsi="Helvetica Neue" w:cs="Times New Roman"/>
            <w:color w:val="333333"/>
            <w:kern w:val="0"/>
            <w:sz w:val="21"/>
            <w:szCs w:val="21"/>
            <w14:ligatures w14:val="none"/>
          </w:rPr>
          <w:t xml:space="preserve"> </w:t>
        </w:r>
      </w:ins>
      <w:del w:id="419" w:author="Kyungeun Jeon" w:date="2025-09-04T18:24:00Z" w16du:dateUtc="2025-09-04T22:24:00Z">
        <w:r w:rsidRPr="00C76209" w:rsidDel="00C56E1D">
          <w:rPr>
            <w:rFonts w:ascii="Helvetica Neue" w:eastAsia="Times New Roman" w:hAnsi="Helvetica Neue" w:cs="Times New Roman"/>
            <w:color w:val="333333"/>
            <w:kern w:val="0"/>
            <w:sz w:val="21"/>
            <w:szCs w:val="21"/>
            <w14:ligatures w14:val="none"/>
          </w:rPr>
          <w:delText xml:space="preserve">we do </w:delText>
        </w:r>
      </w:del>
      <w:r w:rsidRPr="00C76209">
        <w:rPr>
          <w:rFonts w:ascii="Helvetica Neue" w:eastAsia="Times New Roman" w:hAnsi="Helvetica Neue" w:cs="Times New Roman"/>
          <w:color w:val="333333"/>
          <w:kern w:val="0"/>
          <w:sz w:val="21"/>
          <w:szCs w:val="21"/>
          <w14:ligatures w14:val="none"/>
        </w:rPr>
        <w:t>require</w:t>
      </w:r>
      <w:ins w:id="420" w:author="Kyungeun Jeon" w:date="2025-09-04T18:24:00Z" w16du:dateUtc="2025-09-04T22:24:00Z">
        <w:r w:rsidR="00C56E1D">
          <w:rPr>
            <w:rFonts w:ascii="Helvetica Neue" w:eastAsia="Times New Roman" w:hAnsi="Helvetica Neue" w:cs="Times New Roman"/>
            <w:color w:val="333333"/>
            <w:kern w:val="0"/>
            <w:sz w:val="21"/>
            <w:szCs w:val="21"/>
            <w14:ligatures w14:val="none"/>
          </w:rPr>
          <w:t>s</w:t>
        </w:r>
      </w:ins>
      <w:r w:rsidRPr="00C76209">
        <w:rPr>
          <w:rFonts w:ascii="Helvetica Neue" w:eastAsia="Times New Roman" w:hAnsi="Helvetica Neue" w:cs="Times New Roman"/>
          <w:color w:val="333333"/>
          <w:kern w:val="0"/>
          <w:sz w:val="21"/>
          <w:szCs w:val="21"/>
          <w14:ligatures w14:val="none"/>
        </w:rPr>
        <w:t xml:space="preserve"> this assumption </w:t>
      </w:r>
      <w:del w:id="421" w:author="Kyungeun Jeon" w:date="2025-09-04T18:24:00Z" w16du:dateUtc="2025-09-04T22:24:00Z">
        <w:r w:rsidRPr="00C76209" w:rsidDel="00C56E1D">
          <w:rPr>
            <w:rFonts w:ascii="Helvetica Neue" w:eastAsia="Times New Roman" w:hAnsi="Helvetica Neue" w:cs="Times New Roman"/>
            <w:color w:val="333333"/>
            <w:kern w:val="0"/>
            <w:sz w:val="21"/>
            <w:szCs w:val="21"/>
            <w14:ligatures w14:val="none"/>
          </w:rPr>
          <w:delText xml:space="preserve">for “ensembleforest” </w:delText>
        </w:r>
      </w:del>
      <w:r w:rsidRPr="00C76209">
        <w:rPr>
          <w:rFonts w:ascii="Helvetica Neue" w:eastAsia="Times New Roman" w:hAnsi="Helvetica Neue" w:cs="Times New Roman"/>
          <w:color w:val="333333"/>
          <w:kern w:val="0"/>
          <w:sz w:val="21"/>
          <w:szCs w:val="21"/>
          <w14:ligatures w14:val="none"/>
        </w:rPr>
        <w:t xml:space="preserve">since in </w:t>
      </w:r>
      <w:del w:id="422" w:author="Kyungeun Jeon" w:date="2025-09-04T18:24:00Z" w16du:dateUtc="2025-09-04T22:24:00Z">
        <w:r w:rsidRPr="00C76209" w:rsidDel="00C56E1D">
          <w:rPr>
            <w:rFonts w:ascii="Helvetica Neue" w:eastAsia="Times New Roman" w:hAnsi="Helvetica Neue" w:cs="Times New Roman"/>
            <w:color w:val="333333"/>
            <w:kern w:val="0"/>
            <w:sz w:val="21"/>
            <w:szCs w:val="21"/>
            <w14:ligatures w14:val="none"/>
          </w:rPr>
          <w:delText>“</w:delText>
        </w:r>
      </w:del>
      <w:proofErr w:type="spellStart"/>
      <w:r w:rsidRPr="00C76209">
        <w:rPr>
          <w:rFonts w:ascii="Helvetica Neue" w:eastAsia="Times New Roman" w:hAnsi="Helvetica Neue" w:cs="Times New Roman"/>
          <w:color w:val="333333"/>
          <w:kern w:val="0"/>
          <w:sz w:val="21"/>
          <w:szCs w:val="21"/>
          <w14:ligatures w14:val="none"/>
        </w:rPr>
        <w:t>ensembleforest</w:t>
      </w:r>
      <w:proofErr w:type="spellEnd"/>
      <w:del w:id="423" w:author="Kyungeun Jeon" w:date="2025-09-04T18:24:00Z" w16du:dateUtc="2025-09-04T22:24:00Z">
        <w:r w:rsidRPr="00C76209" w:rsidDel="00C56E1D">
          <w:rPr>
            <w:rFonts w:ascii="Helvetica Neue" w:eastAsia="Times New Roman" w:hAnsi="Helvetica Neue" w:cs="Times New Roman"/>
            <w:color w:val="333333"/>
            <w:kern w:val="0"/>
            <w:sz w:val="21"/>
            <w:szCs w:val="21"/>
            <w14:ligatures w14:val="none"/>
          </w:rPr>
          <w:delText>”</w:delText>
        </w:r>
      </w:del>
      <w:r w:rsidRPr="00C76209">
        <w:rPr>
          <w:rFonts w:ascii="Helvetica Neue" w:eastAsia="Times New Roman" w:hAnsi="Helvetica Neue" w:cs="Times New Roman"/>
          <w:color w:val="333333"/>
          <w:kern w:val="0"/>
          <w:sz w:val="21"/>
          <w:szCs w:val="21"/>
          <w14:ligatures w14:val="none"/>
        </w:rPr>
        <w:t xml:space="preserve">, each study’s model is applied to all participants across all studies. Therefore, if you have studies without strong overlap in the covariate distributions, you will </w:t>
      </w:r>
      <w:r w:rsidR="000934CB">
        <w:rPr>
          <w:rFonts w:ascii="Helvetica Neue" w:eastAsia="Times New Roman" w:hAnsi="Helvetica Neue" w:cs="Times New Roman"/>
          <w:color w:val="333333"/>
          <w:kern w:val="0"/>
          <w:sz w:val="21"/>
          <w:szCs w:val="21"/>
          <w14:ligatures w14:val="none"/>
        </w:rPr>
        <w:t xml:space="preserve">likely </w:t>
      </w:r>
      <w:r w:rsidRPr="00C76209">
        <w:rPr>
          <w:rFonts w:ascii="Helvetica Neue" w:eastAsia="Times New Roman" w:hAnsi="Helvetica Neue" w:cs="Times New Roman"/>
          <w:color w:val="333333"/>
          <w:kern w:val="0"/>
          <w:sz w:val="21"/>
          <w:szCs w:val="21"/>
          <w14:ligatures w14:val="none"/>
        </w:rPr>
        <w:t>want to avoid “</w:t>
      </w:r>
      <w:proofErr w:type="spellStart"/>
      <w:r w:rsidRPr="00C76209">
        <w:rPr>
          <w:rFonts w:ascii="Helvetica Neue" w:eastAsia="Times New Roman" w:hAnsi="Helvetica Neue" w:cs="Times New Roman"/>
          <w:color w:val="333333"/>
          <w:kern w:val="0"/>
          <w:sz w:val="21"/>
          <w:szCs w:val="21"/>
          <w14:ligatures w14:val="none"/>
        </w:rPr>
        <w:t>ensembleforest</w:t>
      </w:r>
      <w:proofErr w:type="spellEnd"/>
      <w:r w:rsidRPr="00C76209">
        <w:rPr>
          <w:rFonts w:ascii="Helvetica Neue" w:eastAsia="Times New Roman" w:hAnsi="Helvetica Neue" w:cs="Times New Roman"/>
          <w:color w:val="333333"/>
          <w:kern w:val="0"/>
          <w:sz w:val="21"/>
          <w:szCs w:val="21"/>
          <w14:ligatures w14:val="none"/>
        </w:rPr>
        <w:t>”.</w:t>
      </w:r>
    </w:p>
    <w:p w14:paraId="731F28A7" w14:textId="0A628C76" w:rsidR="00C76209" w:rsidRPr="00C76209" w:rsidRDefault="00C76209" w:rsidP="00C76209">
      <w:pPr>
        <w:numPr>
          <w:ilvl w:val="0"/>
          <w:numId w:val="11"/>
        </w:num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b/>
          <w:bCs/>
          <w:color w:val="333333"/>
          <w:kern w:val="0"/>
          <w:sz w:val="21"/>
          <w:szCs w:val="21"/>
          <w14:ligatures w14:val="none"/>
        </w:rPr>
        <w:t>Pooling data:</w:t>
      </w:r>
      <w:r w:rsidRPr="00C76209">
        <w:rPr>
          <w:rFonts w:ascii="Helvetica Neue" w:eastAsia="Times New Roman" w:hAnsi="Helvetica Neue" w:cs="Times New Roman"/>
          <w:color w:val="333333"/>
          <w:kern w:val="0"/>
          <w:sz w:val="21"/>
          <w:szCs w:val="21"/>
          <w14:ligatures w14:val="none"/>
        </w:rPr>
        <w:t> </w:t>
      </w:r>
      <w:proofErr w:type="spellStart"/>
      <w:r w:rsidRPr="00C76209">
        <w:rPr>
          <w:rFonts w:ascii="Helvetica Neue" w:eastAsia="Times New Roman" w:hAnsi="Helvetica Neue" w:cs="Times New Roman"/>
          <w:color w:val="333333"/>
          <w:kern w:val="0"/>
          <w:sz w:val="21"/>
          <w:szCs w:val="21"/>
          <w14:ligatures w14:val="none"/>
        </w:rPr>
        <w:t>Your</w:t>
      </w:r>
      <w:proofErr w:type="spellEnd"/>
      <w:r w:rsidRPr="00C76209">
        <w:rPr>
          <w:rFonts w:ascii="Helvetica Neue" w:eastAsia="Times New Roman" w:hAnsi="Helvetica Neue" w:cs="Times New Roman"/>
          <w:color w:val="333333"/>
          <w:kern w:val="0"/>
          <w:sz w:val="21"/>
          <w:szCs w:val="21"/>
          <w14:ligatures w14:val="none"/>
        </w:rPr>
        <w:t xml:space="preserve"> a priori hypotheses for your data and the variability of the CATE</w:t>
      </w:r>
      <w:ins w:id="424" w:author="Elizabeth Stuart" w:date="2025-08-01T17:43:00Z">
        <w:r w:rsidR="000934CB">
          <w:rPr>
            <w:rFonts w:ascii="Helvetica Neue" w:eastAsia="Times New Roman" w:hAnsi="Helvetica Neue" w:cs="Times New Roman"/>
            <w:color w:val="333333"/>
            <w:kern w:val="0"/>
            <w:sz w:val="21"/>
            <w:szCs w:val="21"/>
            <w14:ligatures w14:val="none"/>
          </w:rPr>
          <w:t>s</w:t>
        </w:r>
      </w:ins>
      <w:r w:rsidRPr="00C76209">
        <w:rPr>
          <w:rFonts w:ascii="Helvetica Neue" w:eastAsia="Times New Roman" w:hAnsi="Helvetica Neue" w:cs="Times New Roman"/>
          <w:color w:val="333333"/>
          <w:kern w:val="0"/>
          <w:sz w:val="21"/>
          <w:szCs w:val="21"/>
          <w14:ligatures w14:val="none"/>
        </w:rPr>
        <w:t xml:space="preserve"> across studies can help inform your model selection. If your studies are very heterogeneous in their covariate distributions and in their hypothesized treatment effects (and treatment effect heterogeneity), it might make sense to not pool the data whatsoever (the “</w:t>
      </w:r>
      <w:proofErr w:type="spellStart"/>
      <w:r w:rsidRPr="00C76209">
        <w:rPr>
          <w:rFonts w:ascii="Helvetica Neue" w:eastAsia="Times New Roman" w:hAnsi="Helvetica Neue" w:cs="Times New Roman"/>
          <w:color w:val="333333"/>
          <w:kern w:val="0"/>
          <w:sz w:val="21"/>
          <w:szCs w:val="21"/>
          <w14:ligatures w14:val="none"/>
        </w:rPr>
        <w:t>studyspecific</w:t>
      </w:r>
      <w:proofErr w:type="spellEnd"/>
      <w:r w:rsidRPr="00C76209">
        <w:rPr>
          <w:rFonts w:ascii="Helvetica Neue" w:eastAsia="Times New Roman" w:hAnsi="Helvetica Neue" w:cs="Times New Roman"/>
          <w:color w:val="333333"/>
          <w:kern w:val="0"/>
          <w:sz w:val="21"/>
          <w:szCs w:val="21"/>
          <w14:ligatures w14:val="none"/>
        </w:rPr>
        <w:t>” method). However, the other two aggregation methods allow for some pooling but still pick up on study-level heterogeneity, so for many estimation goals, they will be effective. Of those two methods, the “</w:t>
      </w:r>
      <w:proofErr w:type="spellStart"/>
      <w:r w:rsidRPr="00C76209">
        <w:rPr>
          <w:rFonts w:ascii="Helvetica Neue" w:eastAsia="Times New Roman" w:hAnsi="Helvetica Neue" w:cs="Times New Roman"/>
          <w:color w:val="333333"/>
          <w:kern w:val="0"/>
          <w:sz w:val="21"/>
          <w:szCs w:val="21"/>
          <w14:ligatures w14:val="none"/>
        </w:rPr>
        <w:t>ensembleforest</w:t>
      </w:r>
      <w:proofErr w:type="spellEnd"/>
      <w:r w:rsidRPr="00C76209">
        <w:rPr>
          <w:rFonts w:ascii="Helvetica Neue" w:eastAsia="Times New Roman" w:hAnsi="Helvetica Neue" w:cs="Times New Roman"/>
          <w:color w:val="333333"/>
          <w:kern w:val="0"/>
          <w:sz w:val="21"/>
          <w:szCs w:val="21"/>
          <w14:ligatures w14:val="none"/>
        </w:rPr>
        <w:t>” method is the most computationally intensive without a notable benefit in simulations over the “</w:t>
      </w:r>
      <w:proofErr w:type="spellStart"/>
      <w:r w:rsidRPr="00C76209">
        <w:rPr>
          <w:rFonts w:ascii="Helvetica Neue" w:eastAsia="Times New Roman" w:hAnsi="Helvetica Neue" w:cs="Times New Roman"/>
          <w:color w:val="333333"/>
          <w:kern w:val="0"/>
          <w:sz w:val="21"/>
          <w:szCs w:val="21"/>
          <w14:ligatures w14:val="none"/>
        </w:rPr>
        <w:t>studyindicator</w:t>
      </w:r>
      <w:proofErr w:type="spellEnd"/>
      <w:r w:rsidRPr="00C76209">
        <w:rPr>
          <w:rFonts w:ascii="Helvetica Neue" w:eastAsia="Times New Roman" w:hAnsi="Helvetica Neue" w:cs="Times New Roman"/>
          <w:color w:val="333333"/>
          <w:kern w:val="0"/>
          <w:sz w:val="21"/>
          <w:szCs w:val="21"/>
          <w14:ligatures w14:val="none"/>
        </w:rPr>
        <w:t>” technique. But if you are particularly interested in fitting study-specific models before doing any pooling, that is the approach taken by the “</w:t>
      </w:r>
      <w:proofErr w:type="spellStart"/>
      <w:r w:rsidRPr="00C76209">
        <w:rPr>
          <w:rFonts w:ascii="Helvetica Neue" w:eastAsia="Times New Roman" w:hAnsi="Helvetica Neue" w:cs="Times New Roman"/>
          <w:color w:val="333333"/>
          <w:kern w:val="0"/>
          <w:sz w:val="21"/>
          <w:szCs w:val="21"/>
          <w14:ligatures w14:val="none"/>
        </w:rPr>
        <w:t>ensembleforest</w:t>
      </w:r>
      <w:proofErr w:type="spellEnd"/>
      <w:r w:rsidRPr="00C76209">
        <w:rPr>
          <w:rFonts w:ascii="Helvetica Neue" w:eastAsia="Times New Roman" w:hAnsi="Helvetica Neue" w:cs="Times New Roman"/>
          <w:color w:val="333333"/>
          <w:kern w:val="0"/>
          <w:sz w:val="21"/>
          <w:szCs w:val="21"/>
          <w14:ligatures w14:val="none"/>
        </w:rPr>
        <w:t>”.</w:t>
      </w:r>
    </w:p>
    <w:p w14:paraId="0D67879B" w14:textId="77777777" w:rsidR="00C76209" w:rsidRPr="00C76209" w:rsidRDefault="00C76209" w:rsidP="00C76209">
      <w:pPr>
        <w:numPr>
          <w:ilvl w:val="0"/>
          <w:numId w:val="11"/>
        </w:num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b/>
          <w:bCs/>
          <w:color w:val="333333"/>
          <w:kern w:val="0"/>
          <w:sz w:val="21"/>
          <w:szCs w:val="21"/>
          <w14:ligatures w14:val="none"/>
        </w:rPr>
        <w:t>Prediction:</w:t>
      </w:r>
      <w:r w:rsidRPr="00C76209">
        <w:rPr>
          <w:rFonts w:ascii="Helvetica Neue" w:eastAsia="Times New Roman" w:hAnsi="Helvetica Neue" w:cs="Times New Roman"/>
          <w:color w:val="333333"/>
          <w:kern w:val="0"/>
          <w:sz w:val="21"/>
          <w:szCs w:val="21"/>
          <w14:ligatures w14:val="none"/>
        </w:rPr>
        <w:t> If the main goal of your use of </w:t>
      </w:r>
      <w:r w:rsidRPr="00C76209">
        <w:rPr>
          <w:rFonts w:ascii="Courier New" w:eastAsia="Times New Roman" w:hAnsi="Courier New" w:cs="Courier New"/>
          <w:color w:val="333333"/>
          <w:kern w:val="0"/>
          <w:sz w:val="19"/>
          <w:szCs w:val="19"/>
          <w14:ligatures w14:val="none"/>
        </w:rPr>
        <w:t>multicate</w:t>
      </w:r>
      <w:r w:rsidRPr="00C76209">
        <w:rPr>
          <w:rFonts w:ascii="Helvetica Neue" w:eastAsia="Times New Roman" w:hAnsi="Helvetica Neue" w:cs="Times New Roman"/>
          <w:color w:val="333333"/>
          <w:kern w:val="0"/>
          <w:sz w:val="21"/>
          <w:szCs w:val="21"/>
          <w14:ligatures w14:val="none"/>
        </w:rPr>
        <w:t xml:space="preserve"> is to predict the CATEs for a target population, you should use </w:t>
      </w:r>
      <w:commentRangeStart w:id="425"/>
      <w:r w:rsidRPr="00C76209">
        <w:rPr>
          <w:rFonts w:ascii="Helvetica Neue" w:eastAsia="Times New Roman" w:hAnsi="Helvetica Neue" w:cs="Times New Roman"/>
          <w:color w:val="333333"/>
          <w:kern w:val="0"/>
          <w:sz w:val="21"/>
          <w:szCs w:val="21"/>
          <w14:ligatures w14:val="none"/>
        </w:rPr>
        <w:t>the “</w:t>
      </w:r>
      <w:proofErr w:type="spellStart"/>
      <w:r w:rsidRPr="00C76209">
        <w:rPr>
          <w:rFonts w:ascii="Helvetica Neue" w:eastAsia="Times New Roman" w:hAnsi="Helvetica Neue" w:cs="Times New Roman"/>
          <w:color w:val="333333"/>
          <w:kern w:val="0"/>
          <w:sz w:val="21"/>
          <w:szCs w:val="21"/>
          <w14:ligatures w14:val="none"/>
        </w:rPr>
        <w:t>studyspecific</w:t>
      </w:r>
      <w:proofErr w:type="spellEnd"/>
      <w:r w:rsidRPr="00C76209">
        <w:rPr>
          <w:rFonts w:ascii="Helvetica Neue" w:eastAsia="Times New Roman" w:hAnsi="Helvetica Neue" w:cs="Times New Roman"/>
          <w:color w:val="333333"/>
          <w:kern w:val="0"/>
          <w:sz w:val="21"/>
          <w:szCs w:val="21"/>
          <w14:ligatures w14:val="none"/>
        </w:rPr>
        <w:t>” aggregation method. This is what is required for use of the </w:t>
      </w:r>
      <w:r w:rsidRPr="00C76209">
        <w:rPr>
          <w:rFonts w:ascii="Courier New" w:eastAsia="Times New Roman" w:hAnsi="Courier New" w:cs="Courier New"/>
          <w:color w:val="333333"/>
          <w:kern w:val="0"/>
          <w:sz w:val="19"/>
          <w:szCs w:val="19"/>
          <w14:ligatures w14:val="none"/>
        </w:rPr>
        <w:t>predict()</w:t>
      </w:r>
      <w:r w:rsidRPr="00C76209">
        <w:rPr>
          <w:rFonts w:ascii="Helvetica Neue" w:eastAsia="Times New Roman" w:hAnsi="Helvetica Neue" w:cs="Times New Roman"/>
          <w:color w:val="333333"/>
          <w:kern w:val="0"/>
          <w:sz w:val="21"/>
          <w:szCs w:val="21"/>
          <w14:ligatures w14:val="none"/>
        </w:rPr>
        <w:t xml:space="preserve"> functionality because it applies a two-stage meta-analysis, where </w:t>
      </w:r>
      <w:r w:rsidRPr="00C76209">
        <w:rPr>
          <w:rFonts w:ascii="Helvetica Neue" w:eastAsia="Times New Roman" w:hAnsi="Helvetica Neue" w:cs="Times New Roman"/>
          <w:color w:val="333333"/>
          <w:kern w:val="0"/>
          <w:sz w:val="21"/>
          <w:szCs w:val="21"/>
          <w14:ligatures w14:val="none"/>
        </w:rPr>
        <w:lastRenderedPageBreak/>
        <w:t xml:space="preserve">the first stage requires estimation of the CATE within each trial on its own. You can always explore the other aggregation </w:t>
      </w:r>
      <w:commentRangeEnd w:id="425"/>
      <w:r w:rsidR="000934CB">
        <w:rPr>
          <w:rStyle w:val="CommentReference"/>
        </w:rPr>
        <w:commentReference w:id="425"/>
      </w:r>
      <w:r w:rsidRPr="00C76209">
        <w:rPr>
          <w:rFonts w:ascii="Helvetica Neue" w:eastAsia="Times New Roman" w:hAnsi="Helvetica Neue" w:cs="Times New Roman"/>
          <w:color w:val="333333"/>
          <w:kern w:val="0"/>
          <w:sz w:val="21"/>
          <w:szCs w:val="21"/>
          <w14:ligatures w14:val="none"/>
        </w:rPr>
        <w:t>approaches within your estimation first, but ultimately you will rely on “</w:t>
      </w:r>
      <w:proofErr w:type="spellStart"/>
      <w:r w:rsidRPr="00C76209">
        <w:rPr>
          <w:rFonts w:ascii="Helvetica Neue" w:eastAsia="Times New Roman" w:hAnsi="Helvetica Neue" w:cs="Times New Roman"/>
          <w:color w:val="333333"/>
          <w:kern w:val="0"/>
          <w:sz w:val="21"/>
          <w:szCs w:val="21"/>
          <w14:ligatures w14:val="none"/>
        </w:rPr>
        <w:t>studyspecific</w:t>
      </w:r>
      <w:proofErr w:type="spellEnd"/>
      <w:r w:rsidRPr="00C76209">
        <w:rPr>
          <w:rFonts w:ascii="Helvetica Neue" w:eastAsia="Times New Roman" w:hAnsi="Helvetica Neue" w:cs="Times New Roman"/>
          <w:color w:val="333333"/>
          <w:kern w:val="0"/>
          <w:sz w:val="21"/>
          <w:szCs w:val="21"/>
          <w14:ligatures w14:val="none"/>
        </w:rPr>
        <w:t>” in the prediction step.</w:t>
      </w:r>
    </w:p>
    <w:p w14:paraId="57C9FF3A" w14:textId="7777777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b/>
          <w:bCs/>
          <w:color w:val="333333"/>
          <w:kern w:val="0"/>
          <w:sz w:val="21"/>
          <w:szCs w:val="21"/>
          <w:u w:val="single"/>
          <w14:ligatures w14:val="none"/>
        </w:rPr>
        <w:t>Question 3:</w:t>
      </w:r>
      <w:r w:rsidRPr="00C76209">
        <w:rPr>
          <w:rFonts w:ascii="Helvetica Neue" w:eastAsia="Times New Roman" w:hAnsi="Helvetica Neue" w:cs="Times New Roman"/>
          <w:color w:val="333333"/>
          <w:kern w:val="0"/>
          <w:sz w:val="21"/>
          <w:szCs w:val="21"/>
          <w:u w:val="single"/>
          <w14:ligatures w14:val="none"/>
        </w:rPr>
        <w:t> When should I use the </w:t>
      </w:r>
      <w:r w:rsidRPr="00C76209">
        <w:rPr>
          <w:rFonts w:ascii="Courier New" w:eastAsia="Times New Roman" w:hAnsi="Courier New" w:cs="Courier New"/>
          <w:color w:val="333333"/>
          <w:kern w:val="0"/>
          <w:sz w:val="19"/>
          <w:szCs w:val="19"/>
          <w:u w:val="single"/>
          <w14:ligatures w14:val="none"/>
        </w:rPr>
        <w:t>predict()</w:t>
      </w:r>
      <w:r w:rsidRPr="00C76209">
        <w:rPr>
          <w:rFonts w:ascii="Helvetica Neue" w:eastAsia="Times New Roman" w:hAnsi="Helvetica Neue" w:cs="Times New Roman"/>
          <w:color w:val="333333"/>
          <w:kern w:val="0"/>
          <w:sz w:val="21"/>
          <w:szCs w:val="21"/>
          <w:u w:val="single"/>
          <w14:ligatures w14:val="none"/>
        </w:rPr>
        <w:t> functionality?</w:t>
      </w:r>
    </w:p>
    <w:p w14:paraId="7B513D91" w14:textId="2B49DE60"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The </w:t>
      </w:r>
      <w:r w:rsidRPr="00C76209">
        <w:rPr>
          <w:rFonts w:ascii="Courier New" w:eastAsia="Times New Roman" w:hAnsi="Courier New" w:cs="Courier New"/>
          <w:color w:val="333333"/>
          <w:kern w:val="0"/>
          <w:sz w:val="19"/>
          <w:szCs w:val="19"/>
          <w14:ligatures w14:val="none"/>
        </w:rPr>
        <w:t>predict()</w:t>
      </w:r>
      <w:r w:rsidRPr="00C76209">
        <w:rPr>
          <w:rFonts w:ascii="Helvetica Neue" w:eastAsia="Times New Roman" w:hAnsi="Helvetica Neue" w:cs="Times New Roman"/>
          <w:color w:val="333333"/>
          <w:kern w:val="0"/>
          <w:sz w:val="21"/>
          <w:szCs w:val="21"/>
          <w14:ligatures w14:val="none"/>
        </w:rPr>
        <w:t xml:space="preserve"> functionality is meant for a scenario when you are interested in predicting CATEs </w:t>
      </w:r>
      <w:r w:rsidR="00526206">
        <w:rPr>
          <w:rFonts w:ascii="Helvetica Neue" w:eastAsia="Times New Roman" w:hAnsi="Helvetica Neue" w:cs="Times New Roman"/>
          <w:color w:val="333333"/>
          <w:kern w:val="0"/>
          <w:sz w:val="21"/>
          <w:szCs w:val="21"/>
          <w14:ligatures w14:val="none"/>
        </w:rPr>
        <w:t>for</w:t>
      </w:r>
      <w:r w:rsidRPr="00C76209">
        <w:rPr>
          <w:rFonts w:ascii="Helvetica Neue" w:eastAsia="Times New Roman" w:hAnsi="Helvetica Neue" w:cs="Times New Roman"/>
          <w:color w:val="333333"/>
          <w:kern w:val="0"/>
          <w:sz w:val="21"/>
          <w:szCs w:val="21"/>
          <w14:ligatures w14:val="none"/>
        </w:rPr>
        <w:t xml:space="preserve"> a group who is distinct from the</w:t>
      </w:r>
      <w:r w:rsidR="00526206">
        <w:rPr>
          <w:rFonts w:ascii="Helvetica Neue" w:eastAsia="Times New Roman" w:hAnsi="Helvetica Neue" w:cs="Times New Roman"/>
          <w:color w:val="333333"/>
          <w:kern w:val="0"/>
          <w:sz w:val="21"/>
          <w:szCs w:val="21"/>
          <w14:ligatures w14:val="none"/>
        </w:rPr>
        <w:t xml:space="preserve"> participants in the</w:t>
      </w:r>
      <w:r w:rsidRPr="00C76209">
        <w:rPr>
          <w:rFonts w:ascii="Helvetica Neue" w:eastAsia="Times New Roman" w:hAnsi="Helvetica Neue" w:cs="Times New Roman"/>
          <w:color w:val="333333"/>
          <w:kern w:val="0"/>
          <w:sz w:val="21"/>
          <w:szCs w:val="21"/>
          <w14:ligatures w14:val="none"/>
        </w:rPr>
        <w:t xml:space="preserve"> original studies that you have data on</w:t>
      </w:r>
      <w:r w:rsidR="00526206">
        <w:rPr>
          <w:rFonts w:ascii="Helvetica Neue" w:eastAsia="Times New Roman" w:hAnsi="Helvetica Neue" w:cs="Times New Roman"/>
          <w:color w:val="333333"/>
          <w:kern w:val="0"/>
          <w:sz w:val="21"/>
          <w:szCs w:val="21"/>
          <w14:ligatures w14:val="none"/>
        </w:rPr>
        <w:t>, and for whom you have covariates (X) observed but not treatment or outcomes</w:t>
      </w:r>
      <w:r w:rsidRPr="00C76209">
        <w:rPr>
          <w:rFonts w:ascii="Helvetica Neue" w:eastAsia="Times New Roman" w:hAnsi="Helvetica Neue" w:cs="Times New Roman"/>
          <w:color w:val="333333"/>
          <w:kern w:val="0"/>
          <w:sz w:val="21"/>
          <w:szCs w:val="21"/>
          <w14:ligatures w14:val="none"/>
        </w:rPr>
        <w:t xml:space="preserve">. </w:t>
      </w:r>
    </w:p>
    <w:p w14:paraId="76B3DA49" w14:textId="5037F82D"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 xml:space="preserve">An ideal use case of the prediction would </w:t>
      </w:r>
      <w:proofErr w:type="gramStart"/>
      <w:r w:rsidRPr="00C76209">
        <w:rPr>
          <w:rFonts w:ascii="Helvetica Neue" w:eastAsia="Times New Roman" w:hAnsi="Helvetica Neue" w:cs="Times New Roman"/>
          <w:color w:val="333333"/>
          <w:kern w:val="0"/>
          <w:sz w:val="21"/>
          <w:szCs w:val="21"/>
          <w14:ligatures w14:val="none"/>
        </w:rPr>
        <w:t>be:</w:t>
      </w:r>
      <w:proofErr w:type="gramEnd"/>
      <w:r w:rsidRPr="00C76209">
        <w:rPr>
          <w:rFonts w:ascii="Helvetica Neue" w:eastAsia="Times New Roman" w:hAnsi="Helvetica Neue" w:cs="Times New Roman"/>
          <w:color w:val="333333"/>
          <w:kern w:val="0"/>
          <w:sz w:val="21"/>
          <w:szCs w:val="21"/>
          <w14:ligatures w14:val="none"/>
        </w:rPr>
        <w:t xml:space="preserve"> using previously conducted studies, we estimate the CATE and subsequently predict in a set of patient profiles who may receive one of two interventions</w:t>
      </w:r>
      <w:r w:rsidR="00526206">
        <w:rPr>
          <w:rFonts w:ascii="Helvetica Neue" w:eastAsia="Times New Roman" w:hAnsi="Helvetica Neue" w:cs="Times New Roman"/>
          <w:color w:val="333333"/>
          <w:kern w:val="0"/>
          <w:sz w:val="21"/>
          <w:szCs w:val="21"/>
          <w14:ligatures w14:val="none"/>
        </w:rPr>
        <w:t xml:space="preserve"> (e.g., patients in a health system that wants to use the CATE estimates to inform decision-making)</w:t>
      </w:r>
      <w:r w:rsidRPr="00C76209">
        <w:rPr>
          <w:rFonts w:ascii="Helvetica Neue" w:eastAsia="Times New Roman" w:hAnsi="Helvetica Neue" w:cs="Times New Roman"/>
          <w:color w:val="333333"/>
          <w:kern w:val="0"/>
          <w:sz w:val="21"/>
          <w:szCs w:val="21"/>
          <w14:ligatures w14:val="none"/>
        </w:rPr>
        <w:t xml:space="preserve">. </w:t>
      </w:r>
    </w:p>
    <w:p w14:paraId="6CCA1109" w14:textId="7777777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b/>
          <w:bCs/>
          <w:color w:val="333333"/>
          <w:kern w:val="0"/>
          <w:sz w:val="21"/>
          <w:szCs w:val="21"/>
          <w:u w:val="single"/>
          <w14:ligatures w14:val="none"/>
        </w:rPr>
        <w:t>Question 4:</w:t>
      </w:r>
      <w:r w:rsidRPr="00C76209">
        <w:rPr>
          <w:rFonts w:ascii="Helvetica Neue" w:eastAsia="Times New Roman" w:hAnsi="Helvetica Neue" w:cs="Times New Roman"/>
          <w:color w:val="333333"/>
          <w:kern w:val="0"/>
          <w:sz w:val="21"/>
          <w:szCs w:val="21"/>
          <w:u w:val="single"/>
          <w14:ligatures w14:val="none"/>
        </w:rPr>
        <w:t> </w:t>
      </w:r>
      <w:commentRangeStart w:id="426"/>
      <w:r w:rsidRPr="00C76209">
        <w:rPr>
          <w:rFonts w:ascii="Helvetica Neue" w:eastAsia="Times New Roman" w:hAnsi="Helvetica Neue" w:cs="Times New Roman"/>
          <w:color w:val="333333"/>
          <w:kern w:val="0"/>
          <w:sz w:val="21"/>
          <w:szCs w:val="21"/>
          <w:u w:val="single"/>
          <w14:ligatures w14:val="none"/>
        </w:rPr>
        <w:t xml:space="preserve">What kind of visualizations </w:t>
      </w:r>
      <w:commentRangeEnd w:id="426"/>
      <w:r w:rsidR="00526206">
        <w:rPr>
          <w:rStyle w:val="CommentReference"/>
        </w:rPr>
        <w:commentReference w:id="426"/>
      </w:r>
      <w:r w:rsidRPr="00C76209">
        <w:rPr>
          <w:rFonts w:ascii="Helvetica Neue" w:eastAsia="Times New Roman" w:hAnsi="Helvetica Neue" w:cs="Times New Roman"/>
          <w:color w:val="333333"/>
          <w:kern w:val="0"/>
          <w:sz w:val="21"/>
          <w:szCs w:val="21"/>
          <w:u w:val="single"/>
          <w14:ligatures w14:val="none"/>
        </w:rPr>
        <w:t>does </w:t>
      </w:r>
      <w:r w:rsidRPr="00C76209">
        <w:rPr>
          <w:rFonts w:ascii="Courier New" w:eastAsia="Times New Roman" w:hAnsi="Courier New" w:cs="Courier New"/>
          <w:color w:val="333333"/>
          <w:kern w:val="0"/>
          <w:sz w:val="19"/>
          <w:szCs w:val="19"/>
          <w:u w:val="single"/>
          <w14:ligatures w14:val="none"/>
        </w:rPr>
        <w:t>multicate</w:t>
      </w:r>
      <w:r w:rsidRPr="00C76209">
        <w:rPr>
          <w:rFonts w:ascii="Helvetica Neue" w:eastAsia="Times New Roman" w:hAnsi="Helvetica Neue" w:cs="Times New Roman"/>
          <w:color w:val="333333"/>
          <w:kern w:val="0"/>
          <w:sz w:val="21"/>
          <w:szCs w:val="21"/>
          <w:u w:val="single"/>
          <w14:ligatures w14:val="none"/>
        </w:rPr>
        <w:t> provide?</w:t>
      </w:r>
    </w:p>
    <w:p w14:paraId="1EFC837A" w14:textId="77777777" w:rsidR="00C76209" w:rsidRDefault="00C76209" w:rsidP="00C76209">
      <w:pPr>
        <w:shd w:val="clear" w:color="auto" w:fill="FFFFFF"/>
        <w:spacing w:after="150" w:line="240" w:lineRule="auto"/>
        <w:rPr>
          <w:ins w:id="427" w:author="Kyungeun Jeon" w:date="2025-09-04T18:40:00Z" w16du:dateUtc="2025-09-04T22:40:00Z"/>
          <w:rFonts w:ascii="Helvetica Neue" w:eastAsia="Times New Roman" w:hAnsi="Helvetica Neue" w:cs="Times New Roman"/>
          <w:color w:val="333333"/>
          <w:kern w:val="0"/>
          <w:sz w:val="21"/>
          <w:szCs w:val="21"/>
          <w14:ligatures w14:val="none"/>
        </w:rPr>
      </w:pPr>
      <w:r w:rsidRPr="00C76209">
        <w:rPr>
          <w:rFonts w:ascii="Courier New" w:eastAsia="Times New Roman" w:hAnsi="Courier New" w:cs="Courier New"/>
          <w:color w:val="333333"/>
          <w:kern w:val="0"/>
          <w:sz w:val="19"/>
          <w:szCs w:val="19"/>
          <w14:ligatures w14:val="none"/>
        </w:rPr>
        <w:t>multicate</w:t>
      </w:r>
      <w:r w:rsidRPr="00C76209">
        <w:rPr>
          <w:rFonts w:ascii="Helvetica Neue" w:eastAsia="Times New Roman" w:hAnsi="Helvetica Neue" w:cs="Times New Roman"/>
          <w:color w:val="333333"/>
          <w:kern w:val="0"/>
          <w:sz w:val="21"/>
          <w:szCs w:val="21"/>
          <w14:ligatures w14:val="none"/>
        </w:rPr>
        <w:t xml:space="preserve"> provides </w:t>
      </w:r>
      <w:commentRangeStart w:id="428"/>
      <w:commentRangeStart w:id="429"/>
      <w:r w:rsidRPr="00C76209">
        <w:rPr>
          <w:rFonts w:ascii="Helvetica Neue" w:eastAsia="Times New Roman" w:hAnsi="Helvetica Neue" w:cs="Times New Roman"/>
          <w:color w:val="333333"/>
          <w:kern w:val="0"/>
          <w:sz w:val="21"/>
          <w:szCs w:val="21"/>
          <w14:ligatures w14:val="none"/>
        </w:rPr>
        <w:t xml:space="preserve">five types of visualization </w:t>
      </w:r>
      <w:commentRangeEnd w:id="428"/>
      <w:r w:rsidR="00240747">
        <w:rPr>
          <w:rStyle w:val="CommentReference"/>
        </w:rPr>
        <w:commentReference w:id="428"/>
      </w:r>
      <w:commentRangeEnd w:id="429"/>
      <w:r w:rsidR="00F0043E">
        <w:rPr>
          <w:rStyle w:val="CommentReference"/>
        </w:rPr>
        <w:commentReference w:id="429"/>
      </w:r>
      <w:r w:rsidRPr="00C76209">
        <w:rPr>
          <w:rFonts w:ascii="Helvetica Neue" w:eastAsia="Times New Roman" w:hAnsi="Helvetica Neue" w:cs="Times New Roman"/>
          <w:color w:val="333333"/>
          <w:kern w:val="0"/>
          <w:sz w:val="21"/>
          <w:szCs w:val="21"/>
          <w14:ligatures w14:val="none"/>
        </w:rPr>
        <w:t>plots, along with a covariate distribution plot across studies: a histogram of estimated conditional average treatment effects (CATEs), a boxplot of CATEs stratified by study membership, a plot of 95% confidence intervals for all CATEs sorted by their estimated values, a best linear projection (available only when </w:t>
      </w:r>
      <w:proofErr w:type="spellStart"/>
      <w:r w:rsidRPr="00C76209">
        <w:rPr>
          <w:rFonts w:ascii="Courier New" w:eastAsia="Times New Roman" w:hAnsi="Courier New" w:cs="Courier New"/>
          <w:color w:val="333333"/>
          <w:kern w:val="0"/>
          <w:sz w:val="19"/>
          <w:szCs w:val="19"/>
          <w14:ligatures w14:val="none"/>
        </w:rPr>
        <w:t>estimation_method</w:t>
      </w:r>
      <w:proofErr w:type="spellEnd"/>
      <w:r w:rsidRPr="00C76209">
        <w:rPr>
          <w:rFonts w:ascii="Courier New" w:eastAsia="Times New Roman" w:hAnsi="Courier New" w:cs="Courier New"/>
          <w:color w:val="333333"/>
          <w:kern w:val="0"/>
          <w:sz w:val="19"/>
          <w:szCs w:val="19"/>
          <w14:ligatures w14:val="none"/>
        </w:rPr>
        <w:t xml:space="preserve"> = "</w:t>
      </w:r>
      <w:proofErr w:type="spellStart"/>
      <w:r w:rsidRPr="00C76209">
        <w:rPr>
          <w:rFonts w:ascii="Courier New" w:eastAsia="Times New Roman" w:hAnsi="Courier New" w:cs="Courier New"/>
          <w:color w:val="333333"/>
          <w:kern w:val="0"/>
          <w:sz w:val="19"/>
          <w:szCs w:val="19"/>
          <w14:ligatures w14:val="none"/>
        </w:rPr>
        <w:t>causalforest</w:t>
      </w:r>
      <w:proofErr w:type="spellEnd"/>
      <w:r w:rsidRPr="00C76209">
        <w:rPr>
          <w:rFonts w:ascii="Courier New" w:eastAsia="Times New Roman" w:hAnsi="Courier New" w:cs="Courier New"/>
          <w:color w:val="333333"/>
          <w:kern w:val="0"/>
          <w:sz w:val="19"/>
          <w:szCs w:val="19"/>
          <w14:ligatures w14:val="none"/>
        </w:rPr>
        <w:t>"</w:t>
      </w:r>
      <w:r w:rsidRPr="00C76209">
        <w:rPr>
          <w:rFonts w:ascii="Helvetica Neue" w:eastAsia="Times New Roman" w:hAnsi="Helvetica Neue" w:cs="Times New Roman"/>
          <w:color w:val="333333"/>
          <w:kern w:val="0"/>
          <w:sz w:val="21"/>
          <w:szCs w:val="21"/>
          <w14:ligatures w14:val="none"/>
        </w:rPr>
        <w:t>), and an interpretation tree. Additionally, a covariate distribution plot across studies highlights how the distribution of a selected covariate varies across different studies. This helps researchers assess the extent of covariate imbalance or heterogeneity between studies.</w:t>
      </w:r>
    </w:p>
    <w:p w14:paraId="5223F7FA" w14:textId="77777777" w:rsidR="00F0043E" w:rsidRPr="00F0043E" w:rsidRDefault="00F0043E" w:rsidP="00F0043E">
      <w:pPr>
        <w:shd w:val="clear" w:color="auto" w:fill="FFFFFF"/>
        <w:spacing w:after="150" w:line="240" w:lineRule="auto"/>
        <w:rPr>
          <w:ins w:id="430" w:author="Kyungeun Jeon" w:date="2025-09-04T18:40:00Z" w16du:dateUtc="2025-09-04T22:40:00Z"/>
          <w:rFonts w:ascii="Helvetica Neue" w:eastAsia="Times New Roman" w:hAnsi="Helvetica Neue" w:cs="Times New Roman"/>
          <w:color w:val="333333"/>
          <w:kern w:val="0"/>
          <w:sz w:val="21"/>
          <w:szCs w:val="21"/>
          <w14:ligatures w14:val="none"/>
        </w:rPr>
      </w:pPr>
      <w:ins w:id="431" w:author="Kyungeun Jeon" w:date="2025-09-04T18:40:00Z" w16du:dateUtc="2025-09-04T22:40:00Z">
        <w:r w:rsidRPr="00F0043E">
          <w:rPr>
            <w:rFonts w:ascii="Helvetica Neue" w:eastAsia="Times New Roman" w:hAnsi="Helvetica Neue" w:cs="Times New Roman"/>
            <w:color w:val="333333"/>
            <w:kern w:val="0"/>
            <w:sz w:val="21"/>
            <w:szCs w:val="21"/>
            <w14:ligatures w14:val="none"/>
          </w:rPr>
          <w:t>A. **Histogram of Estimated CATEs** — Shows the overall distribution of CATE estimates, revealing spread, skew, and any modes.</w:t>
        </w:r>
      </w:ins>
    </w:p>
    <w:p w14:paraId="48ED08BD" w14:textId="77777777" w:rsidR="00F0043E" w:rsidRPr="00F0043E" w:rsidRDefault="00F0043E" w:rsidP="00F0043E">
      <w:pPr>
        <w:shd w:val="clear" w:color="auto" w:fill="FFFFFF"/>
        <w:spacing w:after="150" w:line="240" w:lineRule="auto"/>
        <w:rPr>
          <w:ins w:id="432" w:author="Kyungeun Jeon" w:date="2025-09-04T18:40:00Z" w16du:dateUtc="2025-09-04T22:40:00Z"/>
          <w:rFonts w:ascii="Helvetica Neue" w:eastAsia="Times New Roman" w:hAnsi="Helvetica Neue" w:cs="Times New Roman"/>
          <w:color w:val="333333"/>
          <w:kern w:val="0"/>
          <w:sz w:val="21"/>
          <w:szCs w:val="21"/>
          <w14:ligatures w14:val="none"/>
        </w:rPr>
      </w:pPr>
      <w:ins w:id="433" w:author="Kyungeun Jeon" w:date="2025-09-04T18:40:00Z" w16du:dateUtc="2025-09-04T22:40:00Z">
        <w:r w:rsidRPr="00F0043E">
          <w:rPr>
            <w:rFonts w:ascii="Helvetica Neue" w:eastAsia="Times New Roman" w:hAnsi="Helvetica Neue" w:cs="Times New Roman"/>
            <w:color w:val="333333"/>
            <w:kern w:val="0"/>
            <w:sz w:val="21"/>
            <w:szCs w:val="21"/>
            <w14:ligatures w14:val="none"/>
          </w:rPr>
          <w:t>B. **Boxplot of CATEs by Study ID** — Compares CATE distributions across trials, highlighting between-study variation or consistency.</w:t>
        </w:r>
      </w:ins>
    </w:p>
    <w:p w14:paraId="4875091C" w14:textId="77777777" w:rsidR="00F0043E" w:rsidRPr="00F0043E" w:rsidRDefault="00F0043E" w:rsidP="00F0043E">
      <w:pPr>
        <w:shd w:val="clear" w:color="auto" w:fill="FFFFFF"/>
        <w:spacing w:after="150" w:line="240" w:lineRule="auto"/>
        <w:rPr>
          <w:ins w:id="434" w:author="Kyungeun Jeon" w:date="2025-09-04T18:40:00Z" w16du:dateUtc="2025-09-04T22:40:00Z"/>
          <w:rFonts w:ascii="Helvetica Neue" w:eastAsia="Times New Roman" w:hAnsi="Helvetica Neue" w:cs="Times New Roman"/>
          <w:color w:val="333333"/>
          <w:kern w:val="0"/>
          <w:sz w:val="21"/>
          <w:szCs w:val="21"/>
          <w14:ligatures w14:val="none"/>
        </w:rPr>
      </w:pPr>
      <w:ins w:id="435" w:author="Kyungeun Jeon" w:date="2025-09-04T18:40:00Z" w16du:dateUtc="2025-09-04T22:40:00Z">
        <w:r w:rsidRPr="00F0043E">
          <w:rPr>
            <w:rFonts w:ascii="Helvetica Neue" w:eastAsia="Times New Roman" w:hAnsi="Helvetica Neue" w:cs="Times New Roman"/>
            <w:color w:val="333333"/>
            <w:kern w:val="0"/>
            <w:sz w:val="21"/>
            <w:szCs w:val="21"/>
            <w14:ligatures w14:val="none"/>
          </w:rPr>
          <w:t>C. **95% CI Plot for All CATEs** — Each point is a CATE estimate with its 95% CI, letting you assess precision and whether effects exclude zero.</w:t>
        </w:r>
      </w:ins>
    </w:p>
    <w:p w14:paraId="4CEB57D4" w14:textId="77777777" w:rsidR="00F0043E" w:rsidRPr="00F0043E" w:rsidRDefault="00F0043E" w:rsidP="00F0043E">
      <w:pPr>
        <w:shd w:val="clear" w:color="auto" w:fill="FFFFFF"/>
        <w:spacing w:after="150" w:line="240" w:lineRule="auto"/>
        <w:rPr>
          <w:ins w:id="436" w:author="Kyungeun Jeon" w:date="2025-09-04T18:40:00Z" w16du:dateUtc="2025-09-04T22:40:00Z"/>
          <w:rFonts w:ascii="Helvetica Neue" w:eastAsia="Times New Roman" w:hAnsi="Helvetica Neue" w:cs="Times New Roman"/>
          <w:color w:val="333333"/>
          <w:kern w:val="0"/>
          <w:sz w:val="21"/>
          <w:szCs w:val="21"/>
          <w14:ligatures w14:val="none"/>
        </w:rPr>
      </w:pPr>
      <w:ins w:id="437" w:author="Kyungeun Jeon" w:date="2025-09-04T18:40:00Z" w16du:dateUtc="2025-09-04T22:40:00Z">
        <w:r w:rsidRPr="00F0043E">
          <w:rPr>
            <w:rFonts w:ascii="Helvetica Neue" w:eastAsia="Times New Roman" w:hAnsi="Helvetica Neue" w:cs="Times New Roman"/>
            <w:color w:val="333333"/>
            <w:kern w:val="0"/>
            <w:sz w:val="21"/>
            <w:szCs w:val="21"/>
            <w14:ligatures w14:val="none"/>
          </w:rPr>
          <w:t>D. **Interpretation Tree** — Provides simple if–then rules that partition patients into groups with different average CATEs.</w:t>
        </w:r>
      </w:ins>
    </w:p>
    <w:p w14:paraId="7B9545FD" w14:textId="77777777" w:rsidR="00F0043E" w:rsidRPr="00F0043E" w:rsidRDefault="00F0043E" w:rsidP="00F0043E">
      <w:pPr>
        <w:shd w:val="clear" w:color="auto" w:fill="FFFFFF"/>
        <w:spacing w:after="150" w:line="240" w:lineRule="auto"/>
        <w:rPr>
          <w:ins w:id="438" w:author="Kyungeun Jeon" w:date="2025-09-04T18:40:00Z" w16du:dateUtc="2025-09-04T22:40:00Z"/>
          <w:rFonts w:ascii="Helvetica Neue" w:eastAsia="Times New Roman" w:hAnsi="Helvetica Neue" w:cs="Times New Roman"/>
          <w:color w:val="333333"/>
          <w:kern w:val="0"/>
          <w:sz w:val="21"/>
          <w:szCs w:val="21"/>
          <w14:ligatures w14:val="none"/>
        </w:rPr>
      </w:pPr>
      <w:ins w:id="439" w:author="Kyungeun Jeon" w:date="2025-09-04T18:40:00Z" w16du:dateUtc="2025-09-04T22:40:00Z">
        <w:r w:rsidRPr="00F0043E">
          <w:rPr>
            <w:rFonts w:ascii="Helvetica Neue" w:eastAsia="Times New Roman" w:hAnsi="Helvetica Neue" w:cs="Times New Roman"/>
            <w:color w:val="333333"/>
            <w:kern w:val="0"/>
            <w:sz w:val="21"/>
            <w:szCs w:val="21"/>
            <w14:ligatures w14:val="none"/>
          </w:rPr>
          <w:t>E. **Best Linear Projection** — Summarizes how CATEs relate to covariates (by study) via a parsimonious linear approximation.</w:t>
        </w:r>
      </w:ins>
    </w:p>
    <w:p w14:paraId="5920EBEB" w14:textId="28AB0348" w:rsidR="00F0043E" w:rsidRDefault="00F0043E" w:rsidP="00F0043E">
      <w:pPr>
        <w:shd w:val="clear" w:color="auto" w:fill="FFFFFF"/>
        <w:spacing w:after="150" w:line="240" w:lineRule="auto"/>
        <w:rPr>
          <w:ins w:id="440" w:author="Kyungeun Jeon" w:date="2025-09-04T18:38:00Z" w16du:dateUtc="2025-09-04T22:38:00Z"/>
          <w:rFonts w:ascii="Helvetica Neue" w:eastAsia="Times New Roman" w:hAnsi="Helvetica Neue" w:cs="Times New Roman"/>
          <w:color w:val="333333"/>
          <w:kern w:val="0"/>
          <w:sz w:val="21"/>
          <w:szCs w:val="21"/>
          <w14:ligatures w14:val="none"/>
        </w:rPr>
      </w:pPr>
      <w:ins w:id="441" w:author="Kyungeun Jeon" w:date="2025-09-04T18:40:00Z" w16du:dateUtc="2025-09-04T22:40:00Z">
        <w:r w:rsidRPr="00F0043E">
          <w:rPr>
            <w:rFonts w:ascii="Helvetica Neue" w:eastAsia="Times New Roman" w:hAnsi="Helvetica Neue" w:cs="Times New Roman"/>
            <w:color w:val="333333"/>
            <w:kern w:val="0"/>
            <w:sz w:val="21"/>
            <w:szCs w:val="21"/>
            <w14:ligatures w14:val="none"/>
          </w:rPr>
          <w:t xml:space="preserve">F. **Covariate–CATE by Study ID** — The </w:t>
        </w:r>
        <w:proofErr w:type="spellStart"/>
        <w:r w:rsidRPr="00F0043E">
          <w:rPr>
            <w:rFonts w:ascii="Helvetica Neue" w:eastAsia="Times New Roman" w:hAnsi="Helvetica Neue" w:cs="Times New Roman"/>
            <w:color w:val="333333"/>
            <w:kern w:val="0"/>
            <w:sz w:val="21"/>
            <w:szCs w:val="21"/>
            <w14:ligatures w14:val="none"/>
          </w:rPr>
          <w:t>plot_vteffect</w:t>
        </w:r>
        <w:proofErr w:type="spellEnd"/>
        <w:r w:rsidRPr="00F0043E">
          <w:rPr>
            <w:rFonts w:ascii="Helvetica Neue" w:eastAsia="Times New Roman" w:hAnsi="Helvetica Neue" w:cs="Times New Roman"/>
            <w:color w:val="333333"/>
            <w:kern w:val="0"/>
            <w:sz w:val="21"/>
            <w:szCs w:val="21"/>
            <w14:ligatures w14:val="none"/>
          </w:rPr>
          <w:t>() panel plots CATE against a chosen covariate by study, revealing differences in covariate ranges and effect patterns across trials.</w:t>
        </w:r>
      </w:ins>
    </w:p>
    <w:p w14:paraId="000657A8" w14:textId="241A98A9" w:rsidR="00F0043E" w:rsidRPr="00C76209" w:rsidRDefault="00F0043E" w:rsidP="00C76209">
      <w:pPr>
        <w:shd w:val="clear" w:color="auto" w:fill="FFFFFF"/>
        <w:spacing w:after="150" w:line="240" w:lineRule="auto"/>
        <w:rPr>
          <w:rFonts w:ascii="Helvetica Neue" w:eastAsia="Times New Roman" w:hAnsi="Helvetica Neue" w:cs="Times New Roman"/>
          <w:color w:val="333333"/>
          <w:kern w:val="0"/>
          <w:sz w:val="21"/>
          <w:szCs w:val="21"/>
          <w:lang w:eastAsia="ko-KR"/>
          <w14:ligatures w14:val="none"/>
        </w:rPr>
      </w:pPr>
      <w:ins w:id="442" w:author="Kyungeun Jeon" w:date="2025-09-04T18:40:00Z" w16du:dateUtc="2025-09-04T22:40:00Z">
        <w:r w:rsidRPr="00F0043E">
          <w:rPr>
            <w:rFonts w:ascii="Helvetica Neue" w:eastAsia="Times New Roman" w:hAnsi="Helvetica Neue" w:cs="Times New Roman"/>
            <w:noProof/>
            <w:color w:val="333333"/>
            <w:kern w:val="0"/>
            <w:sz w:val="21"/>
            <w:szCs w:val="21"/>
            <w:lang w:eastAsia="ko-KR"/>
            <w14:ligatures w14:val="none"/>
          </w:rPr>
          <w:lastRenderedPageBreak/>
          <w:drawing>
            <wp:inline distT="0" distB="0" distL="0" distR="0" wp14:anchorId="2B5F45C4" wp14:editId="098FFC63">
              <wp:extent cx="5943600" cy="3370580"/>
              <wp:effectExtent l="0" t="0" r="0" b="0"/>
              <wp:docPr id="103863810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38100" name="Picture 1" descr="A screenshot of a graph&#10;&#10;AI-generated content may be incorrect."/>
                      <pic:cNvPicPr/>
                    </pic:nvPicPr>
                    <pic:blipFill>
                      <a:blip r:embed="rId17"/>
                      <a:stretch>
                        <a:fillRect/>
                      </a:stretch>
                    </pic:blipFill>
                    <pic:spPr>
                      <a:xfrm>
                        <a:off x="0" y="0"/>
                        <a:ext cx="5943600" cy="3370580"/>
                      </a:xfrm>
                      <a:prstGeom prst="rect">
                        <a:avLst/>
                      </a:prstGeom>
                    </pic:spPr>
                  </pic:pic>
                </a:graphicData>
              </a:graphic>
            </wp:inline>
          </w:drawing>
        </w:r>
      </w:ins>
    </w:p>
    <w:p w14:paraId="584CA6E0" w14:textId="0B1D20E3" w:rsidR="00C76209" w:rsidRPr="00C76209" w:rsidRDefault="00C76209" w:rsidP="00C76209">
      <w:pPr>
        <w:shd w:val="clear" w:color="auto" w:fill="FFFFFF"/>
        <w:spacing w:after="0" w:line="240" w:lineRule="auto"/>
        <w:rPr>
          <w:rFonts w:ascii="Helvetica Neue" w:eastAsia="Times New Roman" w:hAnsi="Helvetica Neue" w:cs="Times New Roman"/>
          <w:color w:val="333333"/>
          <w:kern w:val="0"/>
          <w:sz w:val="21"/>
          <w:szCs w:val="21"/>
          <w14:ligatures w14:val="none"/>
        </w:rPr>
      </w:pPr>
      <w:del w:id="443" w:author="Kyungeun Jeon" w:date="2025-09-04T18:40:00Z" w16du:dateUtc="2025-09-04T22:40:00Z">
        <w:r w:rsidRPr="00C76209" w:rsidDel="00F0043E">
          <w:rPr>
            <w:rFonts w:ascii="Helvetica Neue" w:eastAsia="Times New Roman" w:hAnsi="Helvetica Neue" w:cs="Times New Roman"/>
            <w:noProof/>
            <w:color w:val="333333"/>
            <w:kern w:val="0"/>
            <w:sz w:val="21"/>
            <w:szCs w:val="21"/>
            <w14:ligatures w14:val="none"/>
          </w:rPr>
          <w:drawing>
            <wp:inline distT="0" distB="0" distL="0" distR="0" wp14:anchorId="2B75FC97" wp14:editId="77835CBC">
              <wp:extent cx="5247005" cy="2858770"/>
              <wp:effectExtent l="0" t="0" r="0" b="0"/>
              <wp:docPr id="1819942591" name="Picture 1" descr="A close-up of several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42591" name="Picture 1" descr="A close-up of several graph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7005" cy="2858770"/>
                      </a:xfrm>
                      <a:prstGeom prst="rect">
                        <a:avLst/>
                      </a:prstGeom>
                      <a:noFill/>
                      <a:ln>
                        <a:noFill/>
                      </a:ln>
                    </pic:spPr>
                  </pic:pic>
                </a:graphicData>
              </a:graphic>
            </wp:inline>
          </w:drawing>
        </w:r>
      </w:del>
    </w:p>
    <w:p w14:paraId="0FAACB20" w14:textId="7777777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Examples of Visualization Outputs from </w:t>
      </w:r>
      <w:r w:rsidRPr="00C76209">
        <w:rPr>
          <w:rFonts w:ascii="Courier New" w:eastAsia="Times New Roman" w:hAnsi="Courier New" w:cs="Courier New"/>
          <w:color w:val="333333"/>
          <w:kern w:val="0"/>
          <w:sz w:val="19"/>
          <w:szCs w:val="19"/>
          <w14:ligatures w14:val="none"/>
        </w:rPr>
        <w:t>multicate</w:t>
      </w:r>
    </w:p>
    <w:p w14:paraId="263F45BF" w14:textId="7777777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b/>
          <w:bCs/>
          <w:color w:val="333333"/>
          <w:kern w:val="0"/>
          <w:sz w:val="21"/>
          <w:szCs w:val="21"/>
          <w:u w:val="single"/>
          <w14:ligatures w14:val="none"/>
        </w:rPr>
        <w:t>Question 5:</w:t>
      </w:r>
      <w:r w:rsidRPr="00C76209">
        <w:rPr>
          <w:rFonts w:ascii="Helvetica Neue" w:eastAsia="Times New Roman" w:hAnsi="Helvetica Neue" w:cs="Times New Roman"/>
          <w:color w:val="333333"/>
          <w:kern w:val="0"/>
          <w:sz w:val="21"/>
          <w:szCs w:val="21"/>
          <w:u w:val="single"/>
          <w14:ligatures w14:val="none"/>
        </w:rPr>
        <w:t> What packages does </w:t>
      </w:r>
      <w:r w:rsidRPr="00C76209">
        <w:rPr>
          <w:rFonts w:ascii="Courier New" w:eastAsia="Times New Roman" w:hAnsi="Courier New" w:cs="Courier New"/>
          <w:color w:val="333333"/>
          <w:kern w:val="0"/>
          <w:sz w:val="19"/>
          <w:szCs w:val="19"/>
          <w:u w:val="single"/>
          <w14:ligatures w14:val="none"/>
        </w:rPr>
        <w:t>multicate</w:t>
      </w:r>
      <w:r w:rsidRPr="00C76209">
        <w:rPr>
          <w:rFonts w:ascii="Helvetica Neue" w:eastAsia="Times New Roman" w:hAnsi="Helvetica Neue" w:cs="Times New Roman"/>
          <w:color w:val="333333"/>
          <w:kern w:val="0"/>
          <w:sz w:val="21"/>
          <w:szCs w:val="21"/>
          <w:u w:val="single"/>
          <w14:ligatures w14:val="none"/>
        </w:rPr>
        <w:t> rely on?</w:t>
      </w:r>
    </w:p>
    <w:p w14:paraId="64636FED" w14:textId="7777777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Courier New" w:eastAsia="Times New Roman" w:hAnsi="Courier New" w:cs="Courier New"/>
          <w:color w:val="333333"/>
          <w:kern w:val="0"/>
          <w:sz w:val="19"/>
          <w:szCs w:val="19"/>
          <w14:ligatures w14:val="none"/>
        </w:rPr>
        <w:t>multicate</w:t>
      </w:r>
      <w:r w:rsidRPr="00C76209">
        <w:rPr>
          <w:rFonts w:ascii="Helvetica Neue" w:eastAsia="Times New Roman" w:hAnsi="Helvetica Neue" w:cs="Times New Roman"/>
          <w:color w:val="333333"/>
          <w:kern w:val="0"/>
          <w:sz w:val="21"/>
          <w:szCs w:val="21"/>
          <w14:ligatures w14:val="none"/>
        </w:rPr>
        <w:t> builds on established R packages depending on the method used:</w:t>
      </w:r>
    </w:p>
    <w:p w14:paraId="55C9B222" w14:textId="77777777" w:rsidR="00C76209" w:rsidRPr="00C76209" w:rsidRDefault="00C76209" w:rsidP="00C76209">
      <w:pPr>
        <w:numPr>
          <w:ilvl w:val="0"/>
          <w:numId w:val="12"/>
        </w:num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S-learner is implemented using the </w:t>
      </w:r>
      <w:proofErr w:type="spellStart"/>
      <w:r w:rsidRPr="00C76209">
        <w:rPr>
          <w:rFonts w:ascii="Courier New" w:eastAsia="Times New Roman" w:hAnsi="Courier New" w:cs="Courier New"/>
          <w:color w:val="333333"/>
          <w:kern w:val="0"/>
          <w:sz w:val="19"/>
          <w:szCs w:val="19"/>
          <w14:ligatures w14:val="none"/>
        </w:rPr>
        <w:t>dbarts</w:t>
      </w:r>
      <w:proofErr w:type="spellEnd"/>
      <w:r w:rsidRPr="00C76209">
        <w:rPr>
          <w:rFonts w:ascii="Helvetica Neue" w:eastAsia="Times New Roman" w:hAnsi="Helvetica Neue" w:cs="Times New Roman"/>
          <w:color w:val="333333"/>
          <w:kern w:val="0"/>
          <w:sz w:val="21"/>
          <w:szCs w:val="21"/>
          <w14:ligatures w14:val="none"/>
        </w:rPr>
        <w:t> package. Default setting include: </w:t>
      </w:r>
      <w:proofErr w:type="spellStart"/>
      <w:r w:rsidRPr="00C76209">
        <w:rPr>
          <w:rFonts w:ascii="Courier New" w:eastAsia="Times New Roman" w:hAnsi="Courier New" w:cs="Courier New"/>
          <w:color w:val="333333"/>
          <w:kern w:val="0"/>
          <w:sz w:val="19"/>
          <w:szCs w:val="19"/>
          <w14:ligatures w14:val="none"/>
        </w:rPr>
        <w:t>keeptrees</w:t>
      </w:r>
      <w:proofErr w:type="spellEnd"/>
      <w:r w:rsidRPr="00C76209">
        <w:rPr>
          <w:rFonts w:ascii="Courier New" w:eastAsia="Times New Roman" w:hAnsi="Courier New" w:cs="Courier New"/>
          <w:color w:val="333333"/>
          <w:kern w:val="0"/>
          <w:sz w:val="19"/>
          <w:szCs w:val="19"/>
          <w14:ligatures w14:val="none"/>
        </w:rPr>
        <w:t xml:space="preserve"> = TRUE</w:t>
      </w:r>
      <w:r w:rsidRPr="00C76209">
        <w:rPr>
          <w:rFonts w:ascii="Helvetica Neue" w:eastAsia="Times New Roman" w:hAnsi="Helvetica Neue" w:cs="Times New Roman"/>
          <w:color w:val="333333"/>
          <w:kern w:val="0"/>
          <w:sz w:val="21"/>
          <w:szCs w:val="21"/>
          <w14:ligatures w14:val="none"/>
        </w:rPr>
        <w:t>, and </w:t>
      </w:r>
      <w:r w:rsidRPr="00C76209">
        <w:rPr>
          <w:rFonts w:ascii="Courier New" w:eastAsia="Times New Roman" w:hAnsi="Courier New" w:cs="Courier New"/>
          <w:color w:val="333333"/>
          <w:kern w:val="0"/>
          <w:sz w:val="19"/>
          <w:szCs w:val="19"/>
          <w14:ligatures w14:val="none"/>
        </w:rPr>
        <w:t>verbose = FALSE</w:t>
      </w:r>
      <w:r w:rsidRPr="00C76209">
        <w:rPr>
          <w:rFonts w:ascii="Helvetica Neue" w:eastAsia="Times New Roman" w:hAnsi="Helvetica Neue" w:cs="Times New Roman"/>
          <w:color w:val="333333"/>
          <w:kern w:val="0"/>
          <w:sz w:val="21"/>
          <w:szCs w:val="21"/>
          <w14:ligatures w14:val="none"/>
        </w:rPr>
        <w:t> (only when </w:t>
      </w:r>
      <w:proofErr w:type="spellStart"/>
      <w:r w:rsidRPr="00C76209">
        <w:rPr>
          <w:rFonts w:ascii="Courier New" w:eastAsia="Times New Roman" w:hAnsi="Courier New" w:cs="Courier New"/>
          <w:color w:val="333333"/>
          <w:kern w:val="0"/>
          <w:sz w:val="19"/>
          <w:szCs w:val="19"/>
          <w14:ligatures w14:val="none"/>
        </w:rPr>
        <w:t>aggregation_method</w:t>
      </w:r>
      <w:proofErr w:type="spellEnd"/>
      <w:r w:rsidRPr="00C76209">
        <w:rPr>
          <w:rFonts w:ascii="Courier New" w:eastAsia="Times New Roman" w:hAnsi="Courier New" w:cs="Courier New"/>
          <w:color w:val="333333"/>
          <w:kern w:val="0"/>
          <w:sz w:val="19"/>
          <w:szCs w:val="19"/>
          <w14:ligatures w14:val="none"/>
        </w:rPr>
        <w:t xml:space="preserve"> = "</w:t>
      </w:r>
      <w:proofErr w:type="spellStart"/>
      <w:r w:rsidRPr="00C76209">
        <w:rPr>
          <w:rFonts w:ascii="Courier New" w:eastAsia="Times New Roman" w:hAnsi="Courier New" w:cs="Courier New"/>
          <w:color w:val="333333"/>
          <w:kern w:val="0"/>
          <w:sz w:val="19"/>
          <w:szCs w:val="19"/>
          <w14:ligatures w14:val="none"/>
        </w:rPr>
        <w:t>ensembleforest</w:t>
      </w:r>
      <w:proofErr w:type="spellEnd"/>
      <w:r w:rsidRPr="00C76209">
        <w:rPr>
          <w:rFonts w:ascii="Courier New" w:eastAsia="Times New Roman" w:hAnsi="Courier New" w:cs="Courier New"/>
          <w:color w:val="333333"/>
          <w:kern w:val="0"/>
          <w:sz w:val="19"/>
          <w:szCs w:val="19"/>
          <w14:ligatures w14:val="none"/>
        </w:rPr>
        <w:t>"</w:t>
      </w:r>
      <w:r w:rsidRPr="00C76209">
        <w:rPr>
          <w:rFonts w:ascii="Helvetica Neue" w:eastAsia="Times New Roman" w:hAnsi="Helvetica Neue" w:cs="Times New Roman"/>
          <w:color w:val="333333"/>
          <w:kern w:val="0"/>
          <w:sz w:val="21"/>
          <w:szCs w:val="21"/>
          <w14:ligatures w14:val="none"/>
        </w:rPr>
        <w:t>.</w:t>
      </w:r>
    </w:p>
    <w:p w14:paraId="35C3B6CB" w14:textId="77777777" w:rsidR="00C76209" w:rsidRPr="00C76209" w:rsidRDefault="00C76209" w:rsidP="00C76209">
      <w:pPr>
        <w:numPr>
          <w:ilvl w:val="0"/>
          <w:numId w:val="12"/>
        </w:num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Causal forest is based on the </w:t>
      </w:r>
      <w:proofErr w:type="spellStart"/>
      <w:r w:rsidRPr="00C76209">
        <w:rPr>
          <w:rFonts w:ascii="Courier New" w:eastAsia="Times New Roman" w:hAnsi="Courier New" w:cs="Courier New"/>
          <w:color w:val="333333"/>
          <w:kern w:val="0"/>
          <w:sz w:val="19"/>
          <w:szCs w:val="19"/>
          <w14:ligatures w14:val="none"/>
        </w:rPr>
        <w:t>grf</w:t>
      </w:r>
      <w:proofErr w:type="spellEnd"/>
      <w:r w:rsidRPr="00C76209">
        <w:rPr>
          <w:rFonts w:ascii="Helvetica Neue" w:eastAsia="Times New Roman" w:hAnsi="Helvetica Neue" w:cs="Times New Roman"/>
          <w:color w:val="333333"/>
          <w:kern w:val="0"/>
          <w:sz w:val="21"/>
          <w:szCs w:val="21"/>
          <w14:ligatures w14:val="none"/>
        </w:rPr>
        <w:t> package, using its </w:t>
      </w:r>
      <w:proofErr w:type="spellStart"/>
      <w:r w:rsidRPr="00C76209">
        <w:rPr>
          <w:rFonts w:ascii="Courier New" w:eastAsia="Times New Roman" w:hAnsi="Courier New" w:cs="Courier New"/>
          <w:color w:val="333333"/>
          <w:kern w:val="0"/>
          <w:sz w:val="19"/>
          <w:szCs w:val="19"/>
          <w14:ligatures w14:val="none"/>
        </w:rPr>
        <w:t>causal_forest</w:t>
      </w:r>
      <w:proofErr w:type="spellEnd"/>
      <w:r w:rsidRPr="00C76209">
        <w:rPr>
          <w:rFonts w:ascii="Courier New" w:eastAsia="Times New Roman" w:hAnsi="Courier New" w:cs="Courier New"/>
          <w:color w:val="333333"/>
          <w:kern w:val="0"/>
          <w:sz w:val="19"/>
          <w:szCs w:val="19"/>
          <w14:ligatures w14:val="none"/>
        </w:rPr>
        <w:t>()</w:t>
      </w:r>
      <w:r w:rsidRPr="00C76209">
        <w:rPr>
          <w:rFonts w:ascii="Helvetica Neue" w:eastAsia="Times New Roman" w:hAnsi="Helvetica Neue" w:cs="Times New Roman"/>
          <w:color w:val="333333"/>
          <w:kern w:val="0"/>
          <w:sz w:val="21"/>
          <w:szCs w:val="21"/>
          <w14:ligatures w14:val="none"/>
        </w:rPr>
        <w:t> function with defaults: </w:t>
      </w:r>
      <w:r w:rsidRPr="00C76209">
        <w:rPr>
          <w:rFonts w:ascii="Courier New" w:eastAsia="Times New Roman" w:hAnsi="Courier New" w:cs="Courier New"/>
          <w:color w:val="333333"/>
          <w:kern w:val="0"/>
          <w:sz w:val="19"/>
          <w:szCs w:val="19"/>
          <w14:ligatures w14:val="none"/>
        </w:rPr>
        <w:t>importance = "impurity"</w:t>
      </w:r>
      <w:r w:rsidRPr="00C76209">
        <w:rPr>
          <w:rFonts w:ascii="Helvetica Neue" w:eastAsia="Times New Roman" w:hAnsi="Helvetica Neue" w:cs="Times New Roman"/>
          <w:color w:val="333333"/>
          <w:kern w:val="0"/>
          <w:sz w:val="21"/>
          <w:szCs w:val="21"/>
          <w14:ligatures w14:val="none"/>
        </w:rPr>
        <w:t> and </w:t>
      </w:r>
      <w:proofErr w:type="spellStart"/>
      <w:r w:rsidRPr="00C76209">
        <w:rPr>
          <w:rFonts w:ascii="Courier New" w:eastAsia="Times New Roman" w:hAnsi="Courier New" w:cs="Courier New"/>
          <w:color w:val="333333"/>
          <w:kern w:val="0"/>
          <w:sz w:val="19"/>
          <w:szCs w:val="19"/>
          <w14:ligatures w14:val="none"/>
        </w:rPr>
        <w:t>keep.inbag</w:t>
      </w:r>
      <w:proofErr w:type="spellEnd"/>
      <w:r w:rsidRPr="00C76209">
        <w:rPr>
          <w:rFonts w:ascii="Courier New" w:eastAsia="Times New Roman" w:hAnsi="Courier New" w:cs="Courier New"/>
          <w:color w:val="333333"/>
          <w:kern w:val="0"/>
          <w:sz w:val="19"/>
          <w:szCs w:val="19"/>
          <w14:ligatures w14:val="none"/>
        </w:rPr>
        <w:t xml:space="preserve"> = TRUE</w:t>
      </w:r>
      <w:r w:rsidRPr="00C76209">
        <w:rPr>
          <w:rFonts w:ascii="Helvetica Neue" w:eastAsia="Times New Roman" w:hAnsi="Helvetica Neue" w:cs="Times New Roman"/>
          <w:color w:val="333333"/>
          <w:kern w:val="0"/>
          <w:sz w:val="21"/>
          <w:szCs w:val="21"/>
          <w14:ligatures w14:val="none"/>
        </w:rPr>
        <w:t>.</w:t>
      </w:r>
    </w:p>
    <w:p w14:paraId="30484790" w14:textId="7777777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For additional details and parameter options, refer to the package documentation. </w:t>
      </w:r>
      <w:hyperlink w:anchor="fn14" w:history="1">
        <w:r w:rsidRPr="00C76209">
          <w:rPr>
            <w:rFonts w:ascii="Helvetica Neue" w:eastAsia="Times New Roman" w:hAnsi="Helvetica Neue" w:cs="Times New Roman"/>
            <w:color w:val="337AB7"/>
            <w:kern w:val="0"/>
            <w:sz w:val="16"/>
            <w:szCs w:val="16"/>
            <w:u w:val="single"/>
            <w:vertAlign w:val="superscript"/>
            <w14:ligatures w14:val="none"/>
          </w:rPr>
          <w:t>14</w:t>
        </w:r>
      </w:hyperlink>
      <w:r w:rsidRPr="00C76209">
        <w:rPr>
          <w:rFonts w:ascii="Helvetica Neue" w:eastAsia="Times New Roman" w:hAnsi="Helvetica Neue" w:cs="Times New Roman"/>
          <w:color w:val="333333"/>
          <w:kern w:val="0"/>
          <w:sz w:val="21"/>
          <w:szCs w:val="21"/>
          <w14:ligatures w14:val="none"/>
        </w:rPr>
        <w:t> </w:t>
      </w:r>
      <w:hyperlink w:anchor="fn15" w:history="1">
        <w:r w:rsidRPr="00C76209">
          <w:rPr>
            <w:rFonts w:ascii="Helvetica Neue" w:eastAsia="Times New Roman" w:hAnsi="Helvetica Neue" w:cs="Times New Roman"/>
            <w:color w:val="337AB7"/>
            <w:kern w:val="0"/>
            <w:sz w:val="16"/>
            <w:szCs w:val="16"/>
            <w:u w:val="single"/>
            <w:vertAlign w:val="superscript"/>
            <w14:ligatures w14:val="none"/>
          </w:rPr>
          <w:t>15</w:t>
        </w:r>
      </w:hyperlink>
    </w:p>
    <w:p w14:paraId="5FEE3388" w14:textId="77777777"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 </w:t>
      </w:r>
    </w:p>
    <w:p w14:paraId="503BC88A" w14:textId="77777777" w:rsidR="00C76209" w:rsidRPr="00C76209" w:rsidRDefault="00C76209" w:rsidP="00C76209">
      <w:pPr>
        <w:shd w:val="clear" w:color="auto" w:fill="FFFFFF"/>
        <w:spacing w:before="300" w:after="150" w:line="240" w:lineRule="auto"/>
        <w:outlineLvl w:val="0"/>
        <w:rPr>
          <w:rFonts w:ascii="inherit" w:eastAsia="Times New Roman" w:hAnsi="inherit" w:cs="Times New Roman"/>
          <w:color w:val="333333"/>
          <w:kern w:val="36"/>
          <w:sz w:val="51"/>
          <w:szCs w:val="51"/>
          <w14:ligatures w14:val="none"/>
        </w:rPr>
      </w:pPr>
      <w:r w:rsidRPr="00C76209">
        <w:rPr>
          <w:rFonts w:ascii="inherit" w:eastAsia="Times New Roman" w:hAnsi="inherit" w:cs="Times New Roman"/>
          <w:color w:val="333333"/>
          <w:kern w:val="36"/>
          <w:sz w:val="51"/>
          <w:szCs w:val="51"/>
          <w14:ligatures w14:val="none"/>
        </w:rPr>
        <w:t>Next Up:</w:t>
      </w:r>
    </w:p>
    <w:p w14:paraId="208931B3" w14:textId="14F8253C" w:rsidR="00C76209" w:rsidRPr="00C76209" w:rsidRDefault="00C76209" w:rsidP="00C76209">
      <w:p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If you are ready to try implementing </w:t>
      </w:r>
      <w:r w:rsidRPr="00C76209">
        <w:rPr>
          <w:rFonts w:ascii="Courier New" w:eastAsia="Times New Roman" w:hAnsi="Courier New" w:cs="Courier New"/>
          <w:color w:val="333333"/>
          <w:kern w:val="0"/>
          <w:sz w:val="19"/>
          <w:szCs w:val="19"/>
          <w14:ligatures w14:val="none"/>
        </w:rPr>
        <w:t>multicate</w:t>
      </w:r>
      <w:r w:rsidRPr="00C76209">
        <w:rPr>
          <w:rFonts w:ascii="Helvetica Neue" w:eastAsia="Times New Roman" w:hAnsi="Helvetica Neue" w:cs="Times New Roman"/>
          <w:color w:val="333333"/>
          <w:kern w:val="0"/>
          <w:sz w:val="21"/>
          <w:szCs w:val="21"/>
          <w14:ligatures w14:val="none"/>
        </w:rPr>
        <w:t>, please see our next vignette here</w:t>
      </w:r>
      <w:r w:rsidR="00925E7B">
        <w:rPr>
          <w:rFonts w:ascii="Helvetica Neue" w:eastAsia="Times New Roman" w:hAnsi="Helvetica Neue" w:cs="Times New Roman"/>
          <w:color w:val="333333"/>
          <w:kern w:val="0"/>
          <w:sz w:val="21"/>
          <w:szCs w:val="21"/>
          <w14:ligatures w14:val="none"/>
        </w:rPr>
        <w:t>, which walks through a complete analysis using multiple trials and a target population for CATE prediction</w:t>
      </w:r>
      <w:r w:rsidRPr="00C76209">
        <w:rPr>
          <w:rFonts w:ascii="Helvetica Neue" w:eastAsia="Times New Roman" w:hAnsi="Helvetica Neue" w:cs="Times New Roman"/>
          <w:color w:val="333333"/>
          <w:kern w:val="0"/>
          <w:sz w:val="21"/>
          <w:szCs w:val="21"/>
          <w14:ligatures w14:val="none"/>
        </w:rPr>
        <w:t>.</w:t>
      </w:r>
    </w:p>
    <w:p w14:paraId="4A445227" w14:textId="77777777" w:rsidR="00C76209" w:rsidRPr="00C76209" w:rsidRDefault="00DA7621" w:rsidP="00C76209">
      <w:pPr>
        <w:shd w:val="clear" w:color="auto" w:fill="FFFFFF"/>
        <w:spacing w:before="300" w:after="300" w:line="240" w:lineRule="auto"/>
        <w:rPr>
          <w:rFonts w:ascii="Helvetica Neue" w:eastAsia="Times New Roman" w:hAnsi="Helvetica Neue" w:cs="Times New Roman"/>
          <w:color w:val="333333"/>
          <w:kern w:val="0"/>
          <w:sz w:val="21"/>
          <w:szCs w:val="21"/>
          <w14:ligatures w14:val="none"/>
        </w:rPr>
      </w:pPr>
      <w:r>
        <w:rPr>
          <w:rFonts w:ascii="Helvetica Neue" w:eastAsia="Times New Roman" w:hAnsi="Helvetica Neue" w:cs="Times New Roman"/>
          <w:noProof/>
          <w:color w:val="333333"/>
          <w:kern w:val="0"/>
          <w:sz w:val="21"/>
          <w:szCs w:val="21"/>
        </w:rPr>
        <w:pict w14:anchorId="213EF86E">
          <v:rect id="_x0000_i1025" alt="" style="width:468pt;height:.05pt;mso-width-percent:0;mso-height-percent:0;mso-width-percent:0;mso-height-percent:0" o:hralign="center" o:hrstd="t" o:hr="t" fillcolor="#a0a0a0" stroked="f"/>
        </w:pict>
      </w:r>
    </w:p>
    <w:p w14:paraId="3A108FDD" w14:textId="77777777" w:rsidR="00C76209" w:rsidRPr="00C76209" w:rsidRDefault="00C76209" w:rsidP="00C76209">
      <w:pPr>
        <w:numPr>
          <w:ilvl w:val="0"/>
          <w:numId w:val="13"/>
        </w:num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Brantner, C. L., Nguyen, T. Q., Tang, T., Zhao, C., Hong, H., &amp; Stuart, E. A. (2024). Comparison of methods that combine multiple randomized trials to estimate heterogeneous treatment effects. Statistics in medicine, 43(7), 1291-1314. </w:t>
      </w:r>
      <w:hyperlink r:id="rId19" w:history="1">
        <w:r w:rsidRPr="00C76209">
          <w:rPr>
            <w:rFonts w:ascii="Helvetica Neue" w:eastAsia="Times New Roman" w:hAnsi="Helvetica Neue" w:cs="Times New Roman"/>
            <w:color w:val="337AB7"/>
            <w:kern w:val="0"/>
            <w:sz w:val="21"/>
            <w:szCs w:val="21"/>
            <w:u w:val="single"/>
            <w14:ligatures w14:val="none"/>
          </w:rPr>
          <w:t>https://onlinelibrary.wiley.com/doi/abs/10.1002/sim.9955</w:t>
        </w:r>
      </w:hyperlink>
      <w:hyperlink w:anchor="fnref1" w:history="1">
        <w:r w:rsidRPr="00C76209">
          <w:rPr>
            <w:rFonts w:ascii="Cambria Math" w:eastAsia="Times New Roman" w:hAnsi="Cambria Math" w:cs="Cambria Math"/>
            <w:color w:val="337AB7"/>
            <w:kern w:val="0"/>
            <w:sz w:val="21"/>
            <w:szCs w:val="21"/>
            <w:u w:val="single"/>
            <w14:ligatures w14:val="none"/>
          </w:rPr>
          <w:t>↩︎</w:t>
        </w:r>
      </w:hyperlink>
    </w:p>
    <w:p w14:paraId="286BE821" w14:textId="77777777" w:rsidR="00C76209" w:rsidRPr="00C76209" w:rsidRDefault="00C76209" w:rsidP="00C76209">
      <w:pPr>
        <w:numPr>
          <w:ilvl w:val="0"/>
          <w:numId w:val="13"/>
        </w:num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lastRenderedPageBreak/>
        <w:t>Rubin, D. B. (1974). Estimating causal effects of treatments in randomized and nonrandomized studies. Journal of educational Psychology, 66(5), 688. </w:t>
      </w:r>
      <w:hyperlink r:id="rId20" w:history="1">
        <w:r w:rsidRPr="00C76209">
          <w:rPr>
            <w:rFonts w:ascii="Helvetica Neue" w:eastAsia="Times New Roman" w:hAnsi="Helvetica Neue" w:cs="Times New Roman"/>
            <w:color w:val="337AB7"/>
            <w:kern w:val="0"/>
            <w:sz w:val="21"/>
            <w:szCs w:val="21"/>
            <w:u w:val="single"/>
            <w14:ligatures w14:val="none"/>
          </w:rPr>
          <w:t>https://psycnet.apa.org/record/1975-06502-001</w:t>
        </w:r>
      </w:hyperlink>
      <w:hyperlink w:anchor="fnref2" w:history="1">
        <w:r w:rsidRPr="00C76209">
          <w:rPr>
            <w:rFonts w:ascii="Cambria Math" w:eastAsia="Times New Roman" w:hAnsi="Cambria Math" w:cs="Cambria Math"/>
            <w:color w:val="337AB7"/>
            <w:kern w:val="0"/>
            <w:sz w:val="21"/>
            <w:szCs w:val="21"/>
            <w:u w:val="single"/>
            <w14:ligatures w14:val="none"/>
          </w:rPr>
          <w:t>↩︎</w:t>
        </w:r>
      </w:hyperlink>
    </w:p>
    <w:p w14:paraId="4EB50178" w14:textId="77777777" w:rsidR="00C76209" w:rsidRPr="00C76209" w:rsidRDefault="00C76209" w:rsidP="00C76209">
      <w:pPr>
        <w:numPr>
          <w:ilvl w:val="0"/>
          <w:numId w:val="13"/>
        </w:numPr>
        <w:shd w:val="clear" w:color="auto" w:fill="FFFFFF"/>
        <w:spacing w:after="150" w:line="240" w:lineRule="auto"/>
        <w:rPr>
          <w:rFonts w:ascii="Helvetica Neue" w:eastAsia="Times New Roman" w:hAnsi="Helvetica Neue" w:cs="Times New Roman"/>
          <w:color w:val="333333"/>
          <w:kern w:val="0"/>
          <w:sz w:val="21"/>
          <w:szCs w:val="21"/>
          <w14:ligatures w14:val="none"/>
        </w:rPr>
      </w:pPr>
      <w:proofErr w:type="spellStart"/>
      <w:r w:rsidRPr="00C76209">
        <w:rPr>
          <w:rFonts w:ascii="Helvetica Neue" w:eastAsia="Times New Roman" w:hAnsi="Helvetica Neue" w:cs="Times New Roman"/>
          <w:color w:val="333333"/>
          <w:kern w:val="0"/>
          <w:sz w:val="21"/>
          <w:szCs w:val="21"/>
          <w14:ligatures w14:val="none"/>
        </w:rPr>
        <w:t>CausalMetaR</w:t>
      </w:r>
      <w:proofErr w:type="spellEnd"/>
      <w:r w:rsidRPr="00C76209">
        <w:rPr>
          <w:rFonts w:ascii="Helvetica Neue" w:eastAsia="Times New Roman" w:hAnsi="Helvetica Neue" w:cs="Times New Roman"/>
          <w:color w:val="333333"/>
          <w:kern w:val="0"/>
          <w:sz w:val="21"/>
          <w:szCs w:val="21"/>
          <w14:ligatures w14:val="none"/>
        </w:rPr>
        <w:t xml:space="preserve"> CRAN manual </w:t>
      </w:r>
      <w:hyperlink r:id="rId21" w:history="1">
        <w:r w:rsidRPr="00C76209">
          <w:rPr>
            <w:rFonts w:ascii="Helvetica Neue" w:eastAsia="Times New Roman" w:hAnsi="Helvetica Neue" w:cs="Times New Roman"/>
            <w:color w:val="337AB7"/>
            <w:kern w:val="0"/>
            <w:sz w:val="21"/>
            <w:szCs w:val="21"/>
            <w:u w:val="single"/>
            <w14:ligatures w14:val="none"/>
          </w:rPr>
          <w:t>https://cran.r-project.org/web/packages/CausalMetaR/index.html</w:t>
        </w:r>
      </w:hyperlink>
      <w:hyperlink w:anchor="fnref3" w:history="1">
        <w:r w:rsidRPr="00C76209">
          <w:rPr>
            <w:rFonts w:ascii="Cambria Math" w:eastAsia="Times New Roman" w:hAnsi="Cambria Math" w:cs="Cambria Math"/>
            <w:color w:val="337AB7"/>
            <w:kern w:val="0"/>
            <w:sz w:val="21"/>
            <w:szCs w:val="21"/>
            <w:u w:val="single"/>
            <w14:ligatures w14:val="none"/>
          </w:rPr>
          <w:t>↩︎</w:t>
        </w:r>
      </w:hyperlink>
    </w:p>
    <w:p w14:paraId="11063D60" w14:textId="77777777" w:rsidR="00C76209" w:rsidRPr="00C76209" w:rsidRDefault="00C76209" w:rsidP="00C76209">
      <w:pPr>
        <w:numPr>
          <w:ilvl w:val="0"/>
          <w:numId w:val="13"/>
        </w:numPr>
        <w:shd w:val="clear" w:color="auto" w:fill="FFFFFF"/>
        <w:spacing w:after="150" w:line="240" w:lineRule="auto"/>
        <w:rPr>
          <w:rFonts w:ascii="Helvetica Neue" w:eastAsia="Times New Roman" w:hAnsi="Helvetica Neue" w:cs="Times New Roman"/>
          <w:color w:val="333333"/>
          <w:kern w:val="0"/>
          <w:sz w:val="21"/>
          <w:szCs w:val="21"/>
          <w14:ligatures w14:val="none"/>
        </w:rPr>
      </w:pPr>
      <w:proofErr w:type="spellStart"/>
      <w:r w:rsidRPr="00C76209">
        <w:rPr>
          <w:rFonts w:ascii="Helvetica Neue" w:eastAsia="Times New Roman" w:hAnsi="Helvetica Neue" w:cs="Times New Roman"/>
          <w:color w:val="333333"/>
          <w:kern w:val="0"/>
          <w:sz w:val="21"/>
          <w:szCs w:val="21"/>
          <w14:ligatures w14:val="none"/>
        </w:rPr>
        <w:t>metacart</w:t>
      </w:r>
      <w:proofErr w:type="spellEnd"/>
      <w:r w:rsidRPr="00C76209">
        <w:rPr>
          <w:rFonts w:ascii="Helvetica Neue" w:eastAsia="Times New Roman" w:hAnsi="Helvetica Neue" w:cs="Times New Roman"/>
          <w:color w:val="333333"/>
          <w:kern w:val="0"/>
          <w:sz w:val="21"/>
          <w:szCs w:val="21"/>
          <w14:ligatures w14:val="none"/>
        </w:rPr>
        <w:t xml:space="preserve"> CRAN manual </w:t>
      </w:r>
      <w:hyperlink r:id="rId22" w:history="1">
        <w:r w:rsidRPr="00C76209">
          <w:rPr>
            <w:rFonts w:ascii="Helvetica Neue" w:eastAsia="Times New Roman" w:hAnsi="Helvetica Neue" w:cs="Times New Roman"/>
            <w:color w:val="337AB7"/>
            <w:kern w:val="0"/>
            <w:sz w:val="21"/>
            <w:szCs w:val="21"/>
            <w:u w:val="single"/>
            <w14:ligatures w14:val="none"/>
          </w:rPr>
          <w:t>https://cran.r-project.org/web/packages/metacart/index.html</w:t>
        </w:r>
      </w:hyperlink>
      <w:hyperlink w:anchor="fnref4" w:history="1">
        <w:r w:rsidRPr="00C76209">
          <w:rPr>
            <w:rFonts w:ascii="Cambria Math" w:eastAsia="Times New Roman" w:hAnsi="Cambria Math" w:cs="Cambria Math"/>
            <w:color w:val="337AB7"/>
            <w:kern w:val="0"/>
            <w:sz w:val="21"/>
            <w:szCs w:val="21"/>
            <w:u w:val="single"/>
            <w14:ligatures w14:val="none"/>
          </w:rPr>
          <w:t>↩︎</w:t>
        </w:r>
      </w:hyperlink>
    </w:p>
    <w:p w14:paraId="376D4B1E" w14:textId="77777777" w:rsidR="00C76209" w:rsidRPr="00C76209" w:rsidRDefault="00C76209" w:rsidP="00C76209">
      <w:pPr>
        <w:numPr>
          <w:ilvl w:val="0"/>
          <w:numId w:val="13"/>
        </w:num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personalized CRAN manual </w:t>
      </w:r>
      <w:hyperlink r:id="rId23" w:history="1">
        <w:r w:rsidRPr="00C76209">
          <w:rPr>
            <w:rFonts w:ascii="Helvetica Neue" w:eastAsia="Times New Roman" w:hAnsi="Helvetica Neue" w:cs="Times New Roman"/>
            <w:color w:val="337AB7"/>
            <w:kern w:val="0"/>
            <w:sz w:val="21"/>
            <w:szCs w:val="21"/>
            <w:u w:val="single"/>
            <w14:ligatures w14:val="none"/>
          </w:rPr>
          <w:t>https://cran.r-project.org/web/packages/personalized/index.html</w:t>
        </w:r>
      </w:hyperlink>
      <w:hyperlink w:anchor="fnref5" w:history="1">
        <w:r w:rsidRPr="00C76209">
          <w:rPr>
            <w:rFonts w:ascii="Cambria Math" w:eastAsia="Times New Roman" w:hAnsi="Cambria Math" w:cs="Cambria Math"/>
            <w:color w:val="337AB7"/>
            <w:kern w:val="0"/>
            <w:sz w:val="21"/>
            <w:szCs w:val="21"/>
            <w:u w:val="single"/>
            <w14:ligatures w14:val="none"/>
          </w:rPr>
          <w:t>↩︎</w:t>
        </w:r>
      </w:hyperlink>
    </w:p>
    <w:p w14:paraId="76E77D0F" w14:textId="77777777" w:rsidR="00C76209" w:rsidRPr="00C76209" w:rsidRDefault="00C76209" w:rsidP="00C76209">
      <w:pPr>
        <w:numPr>
          <w:ilvl w:val="0"/>
          <w:numId w:val="13"/>
        </w:num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Brantner, C. L., Nguyen, T. Q., Tang, T., Zhao, C., Hong, H., &amp; Stuart, E. A. (2024). Comparison of methods that combine multiple randomized trials to estimate heterogeneous treatment effects. Statistics in medicine, 43(7), 1291-1314. </w:t>
      </w:r>
      <w:hyperlink r:id="rId24" w:history="1">
        <w:r w:rsidRPr="00C76209">
          <w:rPr>
            <w:rFonts w:ascii="Helvetica Neue" w:eastAsia="Times New Roman" w:hAnsi="Helvetica Neue" w:cs="Times New Roman"/>
            <w:color w:val="337AB7"/>
            <w:kern w:val="0"/>
            <w:sz w:val="21"/>
            <w:szCs w:val="21"/>
            <w:u w:val="single"/>
            <w14:ligatures w14:val="none"/>
          </w:rPr>
          <w:t>https://onlinelibrary.wiley.com/doi/abs/10.1002/sim.9955</w:t>
        </w:r>
      </w:hyperlink>
      <w:hyperlink w:anchor="fnref6" w:history="1">
        <w:r w:rsidRPr="00C76209">
          <w:rPr>
            <w:rFonts w:ascii="Cambria Math" w:eastAsia="Times New Roman" w:hAnsi="Cambria Math" w:cs="Cambria Math"/>
            <w:color w:val="337AB7"/>
            <w:kern w:val="0"/>
            <w:sz w:val="21"/>
            <w:szCs w:val="21"/>
            <w:u w:val="single"/>
            <w14:ligatures w14:val="none"/>
          </w:rPr>
          <w:t>↩︎</w:t>
        </w:r>
      </w:hyperlink>
    </w:p>
    <w:p w14:paraId="29B5AD60" w14:textId="77777777" w:rsidR="00C76209" w:rsidRPr="00C76209" w:rsidRDefault="00C76209" w:rsidP="00C76209">
      <w:pPr>
        <w:numPr>
          <w:ilvl w:val="0"/>
          <w:numId w:val="13"/>
        </w:numPr>
        <w:shd w:val="clear" w:color="auto" w:fill="FFFFFF"/>
        <w:spacing w:after="150" w:line="240" w:lineRule="auto"/>
        <w:rPr>
          <w:rFonts w:ascii="Helvetica Neue" w:eastAsia="Times New Roman" w:hAnsi="Helvetica Neue" w:cs="Times New Roman"/>
          <w:color w:val="333333"/>
          <w:kern w:val="0"/>
          <w:sz w:val="21"/>
          <w:szCs w:val="21"/>
          <w14:ligatures w14:val="none"/>
        </w:rPr>
      </w:pPr>
      <w:proofErr w:type="spellStart"/>
      <w:r w:rsidRPr="00C76209">
        <w:rPr>
          <w:rFonts w:ascii="Helvetica Neue" w:eastAsia="Times New Roman" w:hAnsi="Helvetica Neue" w:cs="Times New Roman"/>
          <w:color w:val="333333"/>
          <w:kern w:val="0"/>
          <w:sz w:val="21"/>
          <w:szCs w:val="21"/>
          <w14:ligatures w14:val="none"/>
        </w:rPr>
        <w:t>Künzel</w:t>
      </w:r>
      <w:proofErr w:type="spellEnd"/>
      <w:r w:rsidRPr="00C76209">
        <w:rPr>
          <w:rFonts w:ascii="Helvetica Neue" w:eastAsia="Times New Roman" w:hAnsi="Helvetica Neue" w:cs="Times New Roman"/>
          <w:color w:val="333333"/>
          <w:kern w:val="0"/>
          <w:sz w:val="21"/>
          <w:szCs w:val="21"/>
          <w14:ligatures w14:val="none"/>
        </w:rPr>
        <w:t xml:space="preserve">, S. R., Sekhon, J. S., Bickel, P. J., &amp; Yu, B. (2019). </w:t>
      </w:r>
      <w:proofErr w:type="spellStart"/>
      <w:r w:rsidRPr="00C76209">
        <w:rPr>
          <w:rFonts w:ascii="Helvetica Neue" w:eastAsia="Times New Roman" w:hAnsi="Helvetica Neue" w:cs="Times New Roman"/>
          <w:color w:val="333333"/>
          <w:kern w:val="0"/>
          <w:sz w:val="21"/>
          <w:szCs w:val="21"/>
          <w14:ligatures w14:val="none"/>
        </w:rPr>
        <w:t>Metalearners</w:t>
      </w:r>
      <w:proofErr w:type="spellEnd"/>
      <w:r w:rsidRPr="00C76209">
        <w:rPr>
          <w:rFonts w:ascii="Helvetica Neue" w:eastAsia="Times New Roman" w:hAnsi="Helvetica Neue" w:cs="Times New Roman"/>
          <w:color w:val="333333"/>
          <w:kern w:val="0"/>
          <w:sz w:val="21"/>
          <w:szCs w:val="21"/>
          <w14:ligatures w14:val="none"/>
        </w:rPr>
        <w:t xml:space="preserve"> for estimating heterogeneous treatment effects using machine learning. Proceedings of the national academy of sciences, 116(10), 4156-4165. </w:t>
      </w:r>
      <w:hyperlink r:id="rId25" w:history="1">
        <w:r w:rsidRPr="00C76209">
          <w:rPr>
            <w:rFonts w:ascii="Helvetica Neue" w:eastAsia="Times New Roman" w:hAnsi="Helvetica Neue" w:cs="Times New Roman"/>
            <w:color w:val="337AB7"/>
            <w:kern w:val="0"/>
            <w:sz w:val="21"/>
            <w:szCs w:val="21"/>
            <w:u w:val="single"/>
            <w14:ligatures w14:val="none"/>
          </w:rPr>
          <w:t>https://doi.org/10.1073/pnas.1804597116</w:t>
        </w:r>
      </w:hyperlink>
      <w:hyperlink w:anchor="fnref7" w:history="1">
        <w:r w:rsidRPr="00C76209">
          <w:rPr>
            <w:rFonts w:ascii="Cambria Math" w:eastAsia="Times New Roman" w:hAnsi="Cambria Math" w:cs="Cambria Math"/>
            <w:color w:val="337AB7"/>
            <w:kern w:val="0"/>
            <w:sz w:val="21"/>
            <w:szCs w:val="21"/>
            <w:u w:val="single"/>
            <w14:ligatures w14:val="none"/>
          </w:rPr>
          <w:t>↩︎</w:t>
        </w:r>
      </w:hyperlink>
    </w:p>
    <w:p w14:paraId="39C8F831" w14:textId="77777777" w:rsidR="00C76209" w:rsidRPr="00C76209" w:rsidRDefault="00C76209" w:rsidP="00C76209">
      <w:pPr>
        <w:numPr>
          <w:ilvl w:val="0"/>
          <w:numId w:val="13"/>
        </w:num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Chipman, H. A., George, E. I., &amp; McCulloch, R. E. (2010). BART: Bayesian additive regression trees. </w:t>
      </w:r>
      <w:hyperlink r:id="rId26" w:history="1">
        <w:r w:rsidRPr="00C76209">
          <w:rPr>
            <w:rFonts w:ascii="Helvetica Neue" w:eastAsia="Times New Roman" w:hAnsi="Helvetica Neue" w:cs="Times New Roman"/>
            <w:color w:val="337AB7"/>
            <w:kern w:val="0"/>
            <w:sz w:val="21"/>
            <w:szCs w:val="21"/>
            <w:u w:val="single"/>
            <w14:ligatures w14:val="none"/>
          </w:rPr>
          <w:t>https://doi.org/10.1214/09-AOAS285</w:t>
        </w:r>
      </w:hyperlink>
      <w:hyperlink w:anchor="fnref8" w:history="1">
        <w:r w:rsidRPr="00C76209">
          <w:rPr>
            <w:rFonts w:ascii="Cambria Math" w:eastAsia="Times New Roman" w:hAnsi="Cambria Math" w:cs="Cambria Math"/>
            <w:color w:val="337AB7"/>
            <w:kern w:val="0"/>
            <w:sz w:val="21"/>
            <w:szCs w:val="21"/>
            <w:u w:val="single"/>
            <w14:ligatures w14:val="none"/>
          </w:rPr>
          <w:t>↩︎</w:t>
        </w:r>
      </w:hyperlink>
    </w:p>
    <w:p w14:paraId="6DE6521B" w14:textId="77777777" w:rsidR="00C76209" w:rsidRPr="00C76209" w:rsidRDefault="00C76209" w:rsidP="00C76209">
      <w:pPr>
        <w:numPr>
          <w:ilvl w:val="0"/>
          <w:numId w:val="13"/>
        </w:num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Hill, J., Linero, A., &amp; Murray, J. (2020). Bayesian additive regression trees: A review and look forward. Annual Review of Statistics and Its Application, 7(1), 251-278. </w:t>
      </w:r>
      <w:hyperlink r:id="rId27" w:history="1">
        <w:r w:rsidRPr="00C76209">
          <w:rPr>
            <w:rFonts w:ascii="Helvetica Neue" w:eastAsia="Times New Roman" w:hAnsi="Helvetica Neue" w:cs="Times New Roman"/>
            <w:color w:val="337AB7"/>
            <w:kern w:val="0"/>
            <w:sz w:val="21"/>
            <w:szCs w:val="21"/>
            <w:u w:val="single"/>
            <w14:ligatures w14:val="none"/>
          </w:rPr>
          <w:t>https://doi.org/10.1146/annurev-statistics-031219-041110</w:t>
        </w:r>
      </w:hyperlink>
      <w:hyperlink w:anchor="fnref9" w:history="1">
        <w:r w:rsidRPr="00C76209">
          <w:rPr>
            <w:rFonts w:ascii="Cambria Math" w:eastAsia="Times New Roman" w:hAnsi="Cambria Math" w:cs="Cambria Math"/>
            <w:color w:val="337AB7"/>
            <w:kern w:val="0"/>
            <w:sz w:val="21"/>
            <w:szCs w:val="21"/>
            <w:u w:val="single"/>
            <w14:ligatures w14:val="none"/>
          </w:rPr>
          <w:t>↩︎</w:t>
        </w:r>
      </w:hyperlink>
    </w:p>
    <w:p w14:paraId="37E8BBA3" w14:textId="77777777" w:rsidR="00C76209" w:rsidRPr="00C76209" w:rsidRDefault="00C76209" w:rsidP="00C76209">
      <w:pPr>
        <w:numPr>
          <w:ilvl w:val="0"/>
          <w:numId w:val="13"/>
        </w:num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Hill, J. L. (2011). Bayesian nonparametric modeling for causal inference. Journal of Computational and Graphical Statistics, 20(1), 217-240. </w:t>
      </w:r>
      <w:hyperlink r:id="rId28" w:history="1">
        <w:r w:rsidRPr="00C76209">
          <w:rPr>
            <w:rFonts w:ascii="Helvetica Neue" w:eastAsia="Times New Roman" w:hAnsi="Helvetica Neue" w:cs="Times New Roman"/>
            <w:color w:val="337AB7"/>
            <w:kern w:val="0"/>
            <w:sz w:val="21"/>
            <w:szCs w:val="21"/>
            <w:u w:val="single"/>
            <w14:ligatures w14:val="none"/>
          </w:rPr>
          <w:t>https://doi.org/10.1198/jcgs.2010.08162</w:t>
        </w:r>
      </w:hyperlink>
      <w:hyperlink w:anchor="fnref10" w:history="1">
        <w:r w:rsidRPr="00C76209">
          <w:rPr>
            <w:rFonts w:ascii="Cambria Math" w:eastAsia="Times New Roman" w:hAnsi="Cambria Math" w:cs="Cambria Math"/>
            <w:color w:val="337AB7"/>
            <w:kern w:val="0"/>
            <w:sz w:val="21"/>
            <w:szCs w:val="21"/>
            <w:u w:val="single"/>
            <w14:ligatures w14:val="none"/>
          </w:rPr>
          <w:t>↩︎</w:t>
        </w:r>
      </w:hyperlink>
    </w:p>
    <w:p w14:paraId="7673305B" w14:textId="77777777" w:rsidR="00C76209" w:rsidRPr="00C76209" w:rsidRDefault="00C76209" w:rsidP="00C76209">
      <w:pPr>
        <w:numPr>
          <w:ilvl w:val="0"/>
          <w:numId w:val="13"/>
        </w:num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Sparapani, R., Spanbauer, C., &amp; McCulloch, R. (2021). Nonparametric machine learning and efficient computation with Bayesian additive regression trees: The BART R package. Journal of Statistical Software, 97, 1-66. </w:t>
      </w:r>
      <w:hyperlink r:id="rId29" w:history="1">
        <w:r w:rsidRPr="00C76209">
          <w:rPr>
            <w:rFonts w:ascii="Helvetica Neue" w:eastAsia="Times New Roman" w:hAnsi="Helvetica Neue" w:cs="Times New Roman"/>
            <w:color w:val="337AB7"/>
            <w:kern w:val="0"/>
            <w:sz w:val="21"/>
            <w:szCs w:val="21"/>
            <w:u w:val="single"/>
            <w14:ligatures w14:val="none"/>
          </w:rPr>
          <w:t>https://www.jstatsoft.org/article/view/v097i01</w:t>
        </w:r>
      </w:hyperlink>
      <w:hyperlink w:anchor="fnref11" w:history="1">
        <w:r w:rsidRPr="00C76209">
          <w:rPr>
            <w:rFonts w:ascii="Cambria Math" w:eastAsia="Times New Roman" w:hAnsi="Cambria Math" w:cs="Cambria Math"/>
            <w:color w:val="337AB7"/>
            <w:kern w:val="0"/>
            <w:sz w:val="21"/>
            <w:szCs w:val="21"/>
            <w:u w:val="single"/>
            <w14:ligatures w14:val="none"/>
          </w:rPr>
          <w:t>↩︎</w:t>
        </w:r>
      </w:hyperlink>
    </w:p>
    <w:p w14:paraId="3C131296" w14:textId="77777777" w:rsidR="00C76209" w:rsidRPr="00C76209" w:rsidRDefault="00C76209" w:rsidP="00C76209">
      <w:pPr>
        <w:numPr>
          <w:ilvl w:val="0"/>
          <w:numId w:val="13"/>
        </w:num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 xml:space="preserve">Athey, S., </w:t>
      </w:r>
      <w:proofErr w:type="spellStart"/>
      <w:r w:rsidRPr="00C76209">
        <w:rPr>
          <w:rFonts w:ascii="Helvetica Neue" w:eastAsia="Times New Roman" w:hAnsi="Helvetica Neue" w:cs="Times New Roman"/>
          <w:color w:val="333333"/>
          <w:kern w:val="0"/>
          <w:sz w:val="21"/>
          <w:szCs w:val="21"/>
          <w14:ligatures w14:val="none"/>
        </w:rPr>
        <w:t>Tibshirani</w:t>
      </w:r>
      <w:proofErr w:type="spellEnd"/>
      <w:r w:rsidRPr="00C76209">
        <w:rPr>
          <w:rFonts w:ascii="Helvetica Neue" w:eastAsia="Times New Roman" w:hAnsi="Helvetica Neue" w:cs="Times New Roman"/>
          <w:color w:val="333333"/>
          <w:kern w:val="0"/>
          <w:sz w:val="21"/>
          <w:szCs w:val="21"/>
          <w14:ligatures w14:val="none"/>
        </w:rPr>
        <w:t>, J., &amp; Wager, S. (2019). Generalized random forests. </w:t>
      </w:r>
      <w:hyperlink r:id="rId30" w:history="1">
        <w:r w:rsidRPr="00C76209">
          <w:rPr>
            <w:rFonts w:ascii="Helvetica Neue" w:eastAsia="Times New Roman" w:hAnsi="Helvetica Neue" w:cs="Times New Roman"/>
            <w:color w:val="337AB7"/>
            <w:kern w:val="0"/>
            <w:sz w:val="21"/>
            <w:szCs w:val="21"/>
            <w:u w:val="single"/>
            <w14:ligatures w14:val="none"/>
          </w:rPr>
          <w:t>https://www.jstor.org/stable/26581894</w:t>
        </w:r>
      </w:hyperlink>
      <w:hyperlink w:anchor="fnref12" w:history="1">
        <w:r w:rsidRPr="00C76209">
          <w:rPr>
            <w:rFonts w:ascii="Cambria Math" w:eastAsia="Times New Roman" w:hAnsi="Cambria Math" w:cs="Cambria Math"/>
            <w:color w:val="337AB7"/>
            <w:kern w:val="0"/>
            <w:sz w:val="21"/>
            <w:szCs w:val="21"/>
            <w:u w:val="single"/>
            <w14:ligatures w14:val="none"/>
          </w:rPr>
          <w:t>↩︎</w:t>
        </w:r>
      </w:hyperlink>
    </w:p>
    <w:p w14:paraId="42BCE42D" w14:textId="77777777" w:rsidR="00C76209" w:rsidRPr="00C76209" w:rsidRDefault="00C76209" w:rsidP="00C76209">
      <w:pPr>
        <w:numPr>
          <w:ilvl w:val="0"/>
          <w:numId w:val="13"/>
        </w:numPr>
        <w:shd w:val="clear" w:color="auto" w:fill="FFFFFF"/>
        <w:spacing w:after="150" w:line="240" w:lineRule="auto"/>
        <w:rPr>
          <w:rFonts w:ascii="Helvetica Neue" w:eastAsia="Times New Roman" w:hAnsi="Helvetica Neue" w:cs="Times New Roman"/>
          <w:color w:val="333333"/>
          <w:kern w:val="0"/>
          <w:sz w:val="21"/>
          <w:szCs w:val="21"/>
          <w14:ligatures w14:val="none"/>
        </w:rPr>
      </w:pPr>
      <w:r w:rsidRPr="00C76209">
        <w:rPr>
          <w:rFonts w:ascii="Helvetica Neue" w:eastAsia="Times New Roman" w:hAnsi="Helvetica Neue" w:cs="Times New Roman"/>
          <w:color w:val="333333"/>
          <w:kern w:val="0"/>
          <w:sz w:val="21"/>
          <w:szCs w:val="21"/>
          <w14:ligatures w14:val="none"/>
        </w:rPr>
        <w:t>Tan, X., Chang, C. C. H., Zhou, L., &amp; Tang, L. (2022, June). A tree-based model averaging approach for personalized treatment effect estimation from heterogeneous data sources. In International Conference on Machine Learning (pp. 21013-21036). PMLR. </w:t>
      </w:r>
      <w:hyperlink r:id="rId31" w:history="1">
        <w:r w:rsidRPr="00C76209">
          <w:rPr>
            <w:rFonts w:ascii="Helvetica Neue" w:eastAsia="Times New Roman" w:hAnsi="Helvetica Neue" w:cs="Times New Roman"/>
            <w:color w:val="337AB7"/>
            <w:kern w:val="0"/>
            <w:sz w:val="21"/>
            <w:szCs w:val="21"/>
            <w:u w:val="single"/>
            <w14:ligatures w14:val="none"/>
          </w:rPr>
          <w:t>https://</w:t>
        </w:r>
        <w:proofErr w:type="spellStart"/>
        <w:r w:rsidRPr="00C76209">
          <w:rPr>
            <w:rFonts w:ascii="Helvetica Neue" w:eastAsia="Times New Roman" w:hAnsi="Helvetica Neue" w:cs="Times New Roman"/>
            <w:color w:val="337AB7"/>
            <w:kern w:val="0"/>
            <w:sz w:val="21"/>
            <w:szCs w:val="21"/>
            <w:u w:val="single"/>
            <w14:ligatures w14:val="none"/>
          </w:rPr>
          <w:t>proceedings.mlr.press</w:t>
        </w:r>
        <w:proofErr w:type="spellEnd"/>
        <w:r w:rsidRPr="00C76209">
          <w:rPr>
            <w:rFonts w:ascii="Helvetica Neue" w:eastAsia="Times New Roman" w:hAnsi="Helvetica Neue" w:cs="Times New Roman"/>
            <w:color w:val="337AB7"/>
            <w:kern w:val="0"/>
            <w:sz w:val="21"/>
            <w:szCs w:val="21"/>
            <w:u w:val="single"/>
            <w14:ligatures w14:val="none"/>
          </w:rPr>
          <w:t>/v162/tan22a.html</w:t>
        </w:r>
      </w:hyperlink>
      <w:hyperlink w:anchor="fnref13" w:history="1">
        <w:r w:rsidRPr="00C76209">
          <w:rPr>
            <w:rFonts w:ascii="Cambria Math" w:eastAsia="Times New Roman" w:hAnsi="Cambria Math" w:cs="Cambria Math"/>
            <w:color w:val="337AB7"/>
            <w:kern w:val="0"/>
            <w:sz w:val="21"/>
            <w:szCs w:val="21"/>
            <w:u w:val="single"/>
            <w14:ligatures w14:val="none"/>
          </w:rPr>
          <w:t>↩︎</w:t>
        </w:r>
      </w:hyperlink>
    </w:p>
    <w:p w14:paraId="638A6A76" w14:textId="77777777" w:rsidR="00C76209" w:rsidRPr="00C76209" w:rsidRDefault="00C76209" w:rsidP="00C76209">
      <w:pPr>
        <w:numPr>
          <w:ilvl w:val="0"/>
          <w:numId w:val="13"/>
        </w:numPr>
        <w:shd w:val="clear" w:color="auto" w:fill="FFFFFF"/>
        <w:spacing w:after="150" w:line="240" w:lineRule="auto"/>
        <w:rPr>
          <w:rFonts w:ascii="Helvetica Neue" w:eastAsia="Times New Roman" w:hAnsi="Helvetica Neue" w:cs="Times New Roman"/>
          <w:color w:val="333333"/>
          <w:kern w:val="0"/>
          <w:sz w:val="21"/>
          <w:szCs w:val="21"/>
          <w14:ligatures w14:val="none"/>
        </w:rPr>
      </w:pPr>
      <w:proofErr w:type="spellStart"/>
      <w:r w:rsidRPr="00C76209">
        <w:rPr>
          <w:rFonts w:ascii="Helvetica Neue" w:eastAsia="Times New Roman" w:hAnsi="Helvetica Neue" w:cs="Times New Roman"/>
          <w:color w:val="333333"/>
          <w:kern w:val="0"/>
          <w:sz w:val="21"/>
          <w:szCs w:val="21"/>
          <w14:ligatures w14:val="none"/>
        </w:rPr>
        <w:t>dbarts</w:t>
      </w:r>
      <w:proofErr w:type="spellEnd"/>
      <w:r w:rsidRPr="00C76209">
        <w:rPr>
          <w:rFonts w:ascii="Helvetica Neue" w:eastAsia="Times New Roman" w:hAnsi="Helvetica Neue" w:cs="Times New Roman"/>
          <w:color w:val="333333"/>
          <w:kern w:val="0"/>
          <w:sz w:val="21"/>
          <w:szCs w:val="21"/>
          <w14:ligatures w14:val="none"/>
        </w:rPr>
        <w:t xml:space="preserve"> CRAN manual </w:t>
      </w:r>
      <w:hyperlink r:id="rId32" w:history="1">
        <w:r w:rsidRPr="00C76209">
          <w:rPr>
            <w:rFonts w:ascii="Helvetica Neue" w:eastAsia="Times New Roman" w:hAnsi="Helvetica Neue" w:cs="Times New Roman"/>
            <w:color w:val="337AB7"/>
            <w:kern w:val="0"/>
            <w:sz w:val="21"/>
            <w:szCs w:val="21"/>
            <w:u w:val="single"/>
            <w14:ligatures w14:val="none"/>
          </w:rPr>
          <w:t>https://cran.r-project.org/web/packages/dbarts/index.html</w:t>
        </w:r>
      </w:hyperlink>
      <w:hyperlink w:anchor="fnref14" w:history="1">
        <w:r w:rsidRPr="00C76209">
          <w:rPr>
            <w:rFonts w:ascii="Cambria Math" w:eastAsia="Times New Roman" w:hAnsi="Cambria Math" w:cs="Cambria Math"/>
            <w:color w:val="337AB7"/>
            <w:kern w:val="0"/>
            <w:sz w:val="21"/>
            <w:szCs w:val="21"/>
            <w:u w:val="single"/>
            <w14:ligatures w14:val="none"/>
          </w:rPr>
          <w:t>↩︎</w:t>
        </w:r>
      </w:hyperlink>
    </w:p>
    <w:p w14:paraId="50232215" w14:textId="77777777" w:rsidR="00C76209" w:rsidRPr="00C76209" w:rsidRDefault="00C76209" w:rsidP="00C76209">
      <w:pPr>
        <w:numPr>
          <w:ilvl w:val="0"/>
          <w:numId w:val="13"/>
        </w:numPr>
        <w:shd w:val="clear" w:color="auto" w:fill="FFFFFF"/>
        <w:spacing w:after="150" w:line="240" w:lineRule="auto"/>
        <w:rPr>
          <w:rFonts w:ascii="Helvetica Neue" w:eastAsia="Times New Roman" w:hAnsi="Helvetica Neue" w:cs="Times New Roman"/>
          <w:color w:val="333333"/>
          <w:kern w:val="0"/>
          <w:sz w:val="21"/>
          <w:szCs w:val="21"/>
          <w14:ligatures w14:val="none"/>
        </w:rPr>
      </w:pPr>
      <w:proofErr w:type="spellStart"/>
      <w:r w:rsidRPr="00C76209">
        <w:rPr>
          <w:rFonts w:ascii="Helvetica Neue" w:eastAsia="Times New Roman" w:hAnsi="Helvetica Neue" w:cs="Times New Roman"/>
          <w:color w:val="333333"/>
          <w:kern w:val="0"/>
          <w:sz w:val="21"/>
          <w:szCs w:val="21"/>
          <w14:ligatures w14:val="none"/>
        </w:rPr>
        <w:t>grf</w:t>
      </w:r>
      <w:proofErr w:type="spellEnd"/>
      <w:r w:rsidRPr="00C76209">
        <w:rPr>
          <w:rFonts w:ascii="Helvetica Neue" w:eastAsia="Times New Roman" w:hAnsi="Helvetica Neue" w:cs="Times New Roman"/>
          <w:color w:val="333333"/>
          <w:kern w:val="0"/>
          <w:sz w:val="21"/>
          <w:szCs w:val="21"/>
          <w14:ligatures w14:val="none"/>
        </w:rPr>
        <w:t xml:space="preserve"> CRAN manual </w:t>
      </w:r>
      <w:hyperlink r:id="rId33" w:history="1">
        <w:r w:rsidRPr="00C76209">
          <w:rPr>
            <w:rFonts w:ascii="Helvetica Neue" w:eastAsia="Times New Roman" w:hAnsi="Helvetica Neue" w:cs="Times New Roman"/>
            <w:color w:val="337AB7"/>
            <w:kern w:val="0"/>
            <w:sz w:val="21"/>
            <w:szCs w:val="21"/>
            <w:u w:val="single"/>
            <w14:ligatures w14:val="none"/>
          </w:rPr>
          <w:t>https://cran.r-project.org/web/packages/</w:t>
        </w:r>
        <w:proofErr w:type="spellStart"/>
        <w:r w:rsidRPr="00C76209">
          <w:rPr>
            <w:rFonts w:ascii="Helvetica Neue" w:eastAsia="Times New Roman" w:hAnsi="Helvetica Neue" w:cs="Times New Roman"/>
            <w:color w:val="337AB7"/>
            <w:kern w:val="0"/>
            <w:sz w:val="21"/>
            <w:szCs w:val="21"/>
            <w:u w:val="single"/>
            <w14:ligatures w14:val="none"/>
          </w:rPr>
          <w:t>grf</w:t>
        </w:r>
        <w:proofErr w:type="spellEnd"/>
        <w:r w:rsidRPr="00C76209">
          <w:rPr>
            <w:rFonts w:ascii="Helvetica Neue" w:eastAsia="Times New Roman" w:hAnsi="Helvetica Neue" w:cs="Times New Roman"/>
            <w:color w:val="337AB7"/>
            <w:kern w:val="0"/>
            <w:sz w:val="21"/>
            <w:szCs w:val="21"/>
            <w:u w:val="single"/>
            <w14:ligatures w14:val="none"/>
          </w:rPr>
          <w:t>/index.html</w:t>
        </w:r>
      </w:hyperlink>
      <w:hyperlink w:anchor="fnref15" w:history="1">
        <w:r w:rsidRPr="00C76209">
          <w:rPr>
            <w:rFonts w:ascii="Cambria Math" w:eastAsia="Times New Roman" w:hAnsi="Cambria Math" w:cs="Cambria Math"/>
            <w:color w:val="337AB7"/>
            <w:kern w:val="0"/>
            <w:sz w:val="21"/>
            <w:szCs w:val="21"/>
            <w:u w:val="single"/>
            <w14:ligatures w14:val="none"/>
          </w:rPr>
          <w:t>↩︎</w:t>
        </w:r>
      </w:hyperlink>
    </w:p>
    <w:p w14:paraId="13053C4A" w14:textId="77777777" w:rsidR="00C017F9" w:rsidRDefault="00C017F9"/>
    <w:sectPr w:rsidR="00C017F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Kyungeun Jeon" w:date="2025-09-04T14:41:00Z" w:initials="KJ">
    <w:p w14:paraId="3AF90A7D" w14:textId="77777777" w:rsidR="003E03D8" w:rsidRDefault="003E03D8" w:rsidP="003E03D8">
      <w:r>
        <w:rPr>
          <w:rStyle w:val="CommentReference"/>
        </w:rPr>
        <w:annotationRef/>
      </w:r>
      <w:r>
        <w:rPr>
          <w:color w:val="D4D4D4"/>
          <w:sz w:val="20"/>
          <w:szCs w:val="20"/>
          <w:highlight w:val="black"/>
        </w:rPr>
        <w:t>[Per one of Daniel’s comments below maybe another paragraph here motivating the big picture of why we might want to examine treatment effect heterogeneity, and why we might need to combine multiple studies?  Some of that could be pulled up from the next paragraph too. But just a bit of mmotivation for the methods.]</w:t>
      </w:r>
    </w:p>
    <w:p w14:paraId="6BE3B6F3" w14:textId="77777777" w:rsidR="003E03D8" w:rsidRDefault="003E03D8" w:rsidP="003E03D8"/>
  </w:comment>
  <w:comment w:id="15" w:author="Daniel Obeng" w:date="2025-07-31T12:52:00Z" w:initials="DO">
    <w:p w14:paraId="16289C34" w14:textId="439B9AD0" w:rsidR="00E16258" w:rsidRDefault="00E16258">
      <w:pPr>
        <w:pStyle w:val="CommentText"/>
        <w:rPr>
          <w:lang w:eastAsia="ko-KR"/>
        </w:rPr>
      </w:pPr>
      <w:r>
        <w:rPr>
          <w:rStyle w:val="CommentReference"/>
        </w:rPr>
        <w:annotationRef/>
      </w:r>
      <w:r>
        <w:t>This sounds a bit internally redundant (i.e., current methods don’t target CATEs, and they rely on aggregate data making it hard to estimate CATEs) – unless I’m mis-applying CATE = treatment effect conditional on individual-level characteristics?</w:t>
      </w:r>
    </w:p>
  </w:comment>
  <w:comment w:id="16" w:author="Elizabeth Stuart" w:date="2025-08-01T16:11:00Z" w:initials="ES">
    <w:p w14:paraId="2935963B" w14:textId="7231ADC0" w:rsidR="00DD5E50" w:rsidRDefault="00DD5E50">
      <w:pPr>
        <w:pStyle w:val="CommentText"/>
      </w:pPr>
      <w:r>
        <w:rPr>
          <w:rStyle w:val="CommentReference"/>
        </w:rPr>
        <w:annotationRef/>
      </w:r>
      <w:r>
        <w:t>Yeah would be good to clarify the aggregate data aspect.  I think you might mean meta-analysis type approaches, but I think expanding on that and the difference from CATEs would be good.</w:t>
      </w:r>
    </w:p>
  </w:comment>
  <w:comment w:id="17" w:author="Kyungeun Jeon" w:date="2025-09-04T14:56:00Z" w:initials="KJ">
    <w:p w14:paraId="4EEEA94D" w14:textId="77777777" w:rsidR="003814FF" w:rsidRDefault="003814FF" w:rsidP="003814FF">
      <w:r>
        <w:rPr>
          <w:rStyle w:val="CommentReference"/>
        </w:rPr>
        <w:annotationRef/>
      </w:r>
      <w:r>
        <w:rPr>
          <w:sz w:val="20"/>
          <w:szCs w:val="20"/>
        </w:rPr>
        <w:t>I added this paragraph: Randomized controlled trials (RCTs) are the gold standard for unbiased average effects, but often lack power for heterogeneity and may not represent target populations. Combining RCTs via conventional (including random-effects) meta-analysis improves precision, yet chiefly estimates overall or study-level subgroup averages from aggregate data; even meta-regression relies on study-level moderators and cannot recover patient-level conditional effects. By contrast, CATE methods target effects conditional on individual covariates, using individual-participant data (IPD) and flexible models that capture nonlinearities and interactions. With multiple RCTs, IPD-based CATE approaches retain unconfounded assignment within each trial while explicitly modeling cross-trial heterogeneity, enabling patient-level personalization beyond what standard meta-analysis can provide.</w:t>
      </w:r>
    </w:p>
  </w:comment>
  <w:comment w:id="29" w:author="Elizabeth Stuart" w:date="2025-08-01T16:12:00Z" w:initials="ES">
    <w:p w14:paraId="272DDE03" w14:textId="0AEE0536" w:rsidR="00C0411F" w:rsidRDefault="00C0411F">
      <w:pPr>
        <w:pStyle w:val="CommentText"/>
      </w:pPr>
      <w:r>
        <w:rPr>
          <w:rStyle w:val="CommentReference"/>
        </w:rPr>
        <w:annotationRef/>
      </w:r>
      <w:r>
        <w:t xml:space="preserve">I just tend to prefer shorter words when possible. </w:t>
      </w:r>
      <w:r>
        <w:sym w:font="Wingdings" w:char="F04A"/>
      </w:r>
    </w:p>
  </w:comment>
  <w:comment w:id="30" w:author="Elizabeth Stuart" w:date="2025-08-01T16:12:00Z" w:initials="ES">
    <w:p w14:paraId="5C13A7EA" w14:textId="311A55F1" w:rsidR="00C0411F" w:rsidRDefault="00C0411F">
      <w:pPr>
        <w:pStyle w:val="CommentText"/>
      </w:pPr>
      <w:r>
        <w:rPr>
          <w:rStyle w:val="CommentReference"/>
        </w:rPr>
        <w:annotationRef/>
      </w:r>
      <w:r>
        <w:t>I forget – will it always be trials or do we allow for non-randomized studies at this point?</w:t>
      </w:r>
    </w:p>
  </w:comment>
  <w:comment w:id="31" w:author="Kyungeun Jeon" w:date="2025-09-04T15:00:00Z" w:initials="KJ">
    <w:p w14:paraId="47A48E6B" w14:textId="77777777" w:rsidR="003814FF" w:rsidRDefault="003814FF" w:rsidP="003814FF">
      <w:r>
        <w:rPr>
          <w:rStyle w:val="CommentReference"/>
        </w:rPr>
        <w:annotationRef/>
      </w:r>
      <w:r>
        <w:rPr>
          <w:sz w:val="20"/>
          <w:szCs w:val="20"/>
        </w:rPr>
        <w:t>My understanding is that we can use this package for observational studies, although the major goal is for combining RCTs. Please correct this part if I am wrong!</w:t>
      </w:r>
    </w:p>
  </w:comment>
  <w:comment w:id="34" w:author="Elizabeth Stuart" w:date="2025-08-01T16:59:00Z" w:initials="ES">
    <w:p w14:paraId="01D04391" w14:textId="172F6E3E" w:rsidR="009A368F" w:rsidRDefault="009A368F">
      <w:pPr>
        <w:pStyle w:val="CommentText"/>
      </w:pPr>
      <w:r>
        <w:rPr>
          <w:rStyle w:val="CommentReference"/>
        </w:rPr>
        <w:annotationRef/>
      </w:r>
      <w:r>
        <w:t>Do we think we should say more about the X’s?  Like how people should pick them?</w:t>
      </w:r>
    </w:p>
  </w:comment>
  <w:comment w:id="35" w:author="Kyungeun Jeon" w:date="2025-09-04T15:02:00Z" w:initials="KJ">
    <w:p w14:paraId="0DF394A3" w14:textId="77777777" w:rsidR="00595308" w:rsidRDefault="00595308" w:rsidP="00595308">
      <w:r>
        <w:rPr>
          <w:rStyle w:val="CommentReference"/>
        </w:rPr>
        <w:annotationRef/>
      </w:r>
      <w:r>
        <w:rPr>
          <w:sz w:val="20"/>
          <w:szCs w:val="20"/>
        </w:rPr>
        <w:t>I also believe it would be great to add additional explanation about the choice of covariate when there are a great number of covariates in studies. (I had the same issue with the application page with RHC data.)</w:t>
      </w:r>
    </w:p>
  </w:comment>
  <w:comment w:id="37" w:author="Elizabeth Stuart" w:date="2025-08-01T16:13:00Z" w:initials="ES">
    <w:p w14:paraId="7FB08907" w14:textId="3760E40C" w:rsidR="00FF1840" w:rsidRDefault="00FF1840">
      <w:pPr>
        <w:pStyle w:val="CommentText"/>
      </w:pPr>
      <w:r>
        <w:rPr>
          <w:rStyle w:val="CommentReference"/>
        </w:rPr>
        <w:annotationRef/>
      </w:r>
      <w:r>
        <w:t>Minor but it might make sense to put the Y(1)-Y(0) in the expectation and condition on X just once?   Like E(Y(1)-Y(0) | X)?</w:t>
      </w:r>
      <w:r w:rsidR="006575AC">
        <w:t xml:space="preserve">   That to me makes it look more like a CATE a bit more obviously.</w:t>
      </w:r>
    </w:p>
  </w:comment>
  <w:comment w:id="41" w:author="Elizabeth Stuart" w:date="2025-08-01T16:18:00Z" w:initials="ES">
    <w:p w14:paraId="116EDF29" w14:textId="6F19FA12" w:rsidR="006575AC" w:rsidRDefault="006575AC">
      <w:pPr>
        <w:pStyle w:val="CommentText"/>
      </w:pPr>
      <w:r>
        <w:rPr>
          <w:rStyle w:val="CommentReference"/>
        </w:rPr>
        <w:annotationRef/>
      </w:r>
      <w:r>
        <w:t>Same comment about the CATE format.</w:t>
      </w:r>
    </w:p>
  </w:comment>
  <w:comment w:id="44" w:author="Elizabeth Stuart" w:date="2025-08-01T16:18:00Z" w:initials="ES">
    <w:p w14:paraId="41BE640D" w14:textId="1DACE471" w:rsidR="00543B63" w:rsidRDefault="00543B63">
      <w:pPr>
        <w:pStyle w:val="CommentText"/>
      </w:pPr>
      <w:r>
        <w:rPr>
          <w:rStyle w:val="CommentReference"/>
        </w:rPr>
        <w:annotationRef/>
      </w:r>
      <w:r>
        <w:t>Ahh okay.  Text above probably okay on this then.</w:t>
      </w:r>
    </w:p>
  </w:comment>
  <w:comment w:id="47" w:author="Elizabeth Stuart" w:date="2025-08-01T16:19:00Z" w:initials="ES">
    <w:p w14:paraId="761710D3" w14:textId="76655C31" w:rsidR="00543B63" w:rsidRDefault="00543B63">
      <w:pPr>
        <w:pStyle w:val="CommentText"/>
      </w:pPr>
      <w:r>
        <w:rPr>
          <w:rStyle w:val="CommentReference"/>
        </w:rPr>
        <w:annotationRef/>
      </w:r>
      <w:r>
        <w:t>I think the reader will need a bit more background on this.  Even just a sentence somewhere that says “CATE estimation in this context with multiple studies involves two steps:  first, an estimation step…..  Then, an aggregation approach to combine information across studies.”?</w:t>
      </w:r>
    </w:p>
  </w:comment>
  <w:comment w:id="52" w:author="Elizabeth Stuart" w:date="2025-08-01T16:20:00Z" w:initials="ES">
    <w:p w14:paraId="20AB7CC5" w14:textId="50841308" w:rsidR="00724A53" w:rsidRDefault="00724A53">
      <w:pPr>
        <w:pStyle w:val="CommentText"/>
      </w:pPr>
      <w:r>
        <w:rPr>
          <w:rStyle w:val="CommentReference"/>
        </w:rPr>
        <w:annotationRef/>
      </w:r>
      <w:r>
        <w:t>Some of this section could be moved up top as the brief intro???</w:t>
      </w:r>
      <w:r w:rsidR="00AE2C00">
        <w:t xml:space="preserve">   Some feels repetitive with text above too so I think the sections could basically be consolidated.</w:t>
      </w:r>
    </w:p>
  </w:comment>
  <w:comment w:id="53" w:author="Kyungeun Jeon" w:date="2025-09-04T15:16:00Z" w:initials="KJ">
    <w:p w14:paraId="7EC4DA3D" w14:textId="77777777" w:rsidR="00586ECE" w:rsidRDefault="00586ECE" w:rsidP="00586ECE">
      <w:r>
        <w:rPr>
          <w:rStyle w:val="CommentReference"/>
        </w:rPr>
        <w:annotationRef/>
      </w:r>
      <w:r>
        <w:rPr>
          <w:sz w:val="20"/>
          <w:szCs w:val="20"/>
        </w:rPr>
        <w:t>I move this part to intro section to explain the motivation/goal of this package, so I think we can remove this sentence.</w:t>
      </w:r>
    </w:p>
  </w:comment>
  <w:comment w:id="58" w:author="Daniel Obeng" w:date="2025-07-31T13:00:00Z" w:initials="DO">
    <w:p w14:paraId="6AD073E2" w14:textId="00386AB4" w:rsidR="00E16258" w:rsidRDefault="00E16258">
      <w:pPr>
        <w:pStyle w:val="CommentText"/>
      </w:pPr>
      <w:r>
        <w:rPr>
          <w:rStyle w:val="CommentReference"/>
        </w:rPr>
        <w:annotationRef/>
      </w:r>
      <w:r>
        <w:t>I wonder if this phrase could show up somewhere above? It feels like a very impactful purpose statement.</w:t>
      </w:r>
    </w:p>
  </w:comment>
  <w:comment w:id="59" w:author="Kyungeun Jeon" w:date="2025-09-04T15:10:00Z" w:initials="KJ">
    <w:p w14:paraId="126ABF4B" w14:textId="77777777" w:rsidR="00595308" w:rsidRDefault="00595308" w:rsidP="00595308">
      <w:r>
        <w:rPr>
          <w:rStyle w:val="CommentReference"/>
        </w:rPr>
        <w:annotationRef/>
      </w:r>
      <w:r>
        <w:rPr>
          <w:sz w:val="20"/>
          <w:szCs w:val="20"/>
        </w:rPr>
        <w:t>I agree. I move this part to above in "Purpose" section, and remove these repetitive bullet points.</w:t>
      </w:r>
    </w:p>
  </w:comment>
  <w:comment w:id="82" w:author="Daniel Obeng" w:date="2025-07-31T13:02:00Z" w:initials="DO">
    <w:p w14:paraId="30FE26B7" w14:textId="272BB342" w:rsidR="00E16258" w:rsidRDefault="00E16258">
      <w:pPr>
        <w:pStyle w:val="CommentText"/>
      </w:pPr>
      <w:r>
        <w:rPr>
          <w:rStyle w:val="CommentReference"/>
        </w:rPr>
        <w:annotationRef/>
      </w:r>
      <w:r>
        <w:t>This paragraph feels to me more informative than the bullets that precede – can we replace those with this (in bulleted form if that’s preferred)?</w:t>
      </w:r>
    </w:p>
  </w:comment>
  <w:comment w:id="83" w:author="Elizabeth Stuart" w:date="2025-08-01T16:31:00Z" w:initials="ES">
    <w:p w14:paraId="5AB1CCBD" w14:textId="276D86BE" w:rsidR="00AE2C00" w:rsidRDefault="00AE2C00">
      <w:pPr>
        <w:pStyle w:val="CommentText"/>
      </w:pPr>
      <w:r>
        <w:rPr>
          <w:rStyle w:val="CommentReference"/>
        </w:rPr>
        <w:annotationRef/>
      </w:r>
      <w:r>
        <w:t>I like that suggestion, including just to streamline by having one or the other!</w:t>
      </w:r>
    </w:p>
  </w:comment>
  <w:comment w:id="84" w:author="Kyungeun Jeon" w:date="2025-09-04T15:17:00Z" w:initials="KJ">
    <w:p w14:paraId="59C49157" w14:textId="77777777" w:rsidR="00586ECE" w:rsidRDefault="00586ECE" w:rsidP="00586ECE">
      <w:r>
        <w:rPr>
          <w:rStyle w:val="CommentReference"/>
        </w:rPr>
        <w:annotationRef/>
      </w:r>
      <w:r>
        <w:rPr>
          <w:sz w:val="20"/>
          <w:szCs w:val="20"/>
        </w:rPr>
        <w:t>I see! I agree with the idea to remove bullet points and mention this part only for conciseness.</w:t>
      </w:r>
    </w:p>
  </w:comment>
  <w:comment w:id="91" w:author="Daniel Obeng" w:date="2025-07-31T13:20:00Z" w:initials="DO">
    <w:p w14:paraId="49FD3F40" w14:textId="5180C606" w:rsidR="00E16258" w:rsidRDefault="00E16258">
      <w:pPr>
        <w:pStyle w:val="CommentText"/>
      </w:pPr>
      <w:r>
        <w:rPr>
          <w:rStyle w:val="CommentReference"/>
        </w:rPr>
        <w:annotationRef/>
      </w:r>
      <w:r>
        <w:t xml:space="preserve">I’m unclear on the primary comparison we’re making here. It seems like we’re juxtaposing meta-analysis against estimation of CATE from multiple studies? That implies that one can’t estimate CATE from a meta-analysis, but CausalMetaR and metacart package appear to estimate CATE using, at least in part, meta-analysis (at least according to the table below). </w:t>
      </w:r>
    </w:p>
    <w:p w14:paraId="6F34D11D" w14:textId="77777777" w:rsidR="00E16258" w:rsidRDefault="00E16258">
      <w:pPr>
        <w:pStyle w:val="CommentText"/>
      </w:pPr>
    </w:p>
    <w:p w14:paraId="5D0073FC" w14:textId="6F65615B" w:rsidR="00E16258" w:rsidRDefault="00E16258">
      <w:pPr>
        <w:pStyle w:val="CommentText"/>
      </w:pPr>
      <w:r>
        <w:t>IMO, there are two primary (and related?) comparisons we’re trying to emphasize here:</w:t>
      </w:r>
    </w:p>
    <w:p w14:paraId="6970828C" w14:textId="42CAE54C" w:rsidR="00E16258" w:rsidRDefault="00E16258" w:rsidP="00E16258">
      <w:pPr>
        <w:pStyle w:val="CommentText"/>
        <w:numPr>
          <w:ilvl w:val="0"/>
          <w:numId w:val="14"/>
        </w:numPr>
      </w:pPr>
      <w:r>
        <w:t xml:space="preserve"> our </w:t>
      </w:r>
      <w:r>
        <w:rPr>
          <w:i/>
          <w:iCs/>
        </w:rPr>
        <w:t>estimand/methodology</w:t>
      </w:r>
      <w:r>
        <w:t xml:space="preserve"> is more appropriate for personalized decision-making compared to </w:t>
      </w:r>
      <w:r w:rsidRPr="00E16258">
        <w:rPr>
          <w:i/>
          <w:iCs/>
        </w:rPr>
        <w:t>aggregated</w:t>
      </w:r>
      <w:r>
        <w:t xml:space="preserve"> meta-analyses that yield overall treatment effects</w:t>
      </w:r>
    </w:p>
    <w:p w14:paraId="63D1EFEC" w14:textId="35A74889" w:rsidR="00E16258" w:rsidRDefault="00E16258" w:rsidP="00E16258">
      <w:pPr>
        <w:pStyle w:val="CommentText"/>
        <w:numPr>
          <w:ilvl w:val="0"/>
          <w:numId w:val="14"/>
        </w:numPr>
      </w:pPr>
      <w:r>
        <w:t xml:space="preserve"> our </w:t>
      </w:r>
      <w:r w:rsidRPr="00E16258">
        <w:rPr>
          <w:i/>
          <w:iCs/>
        </w:rPr>
        <w:t>R</w:t>
      </w:r>
      <w:r>
        <w:rPr>
          <w:i/>
          <w:iCs/>
        </w:rPr>
        <w:t xml:space="preserve"> package</w:t>
      </w:r>
      <w:r>
        <w:t xml:space="preserve"> is preferred because [fill in the blank]</w:t>
      </w:r>
    </w:p>
    <w:p w14:paraId="05B75FB7" w14:textId="77777777" w:rsidR="00E16258" w:rsidRDefault="00E16258">
      <w:pPr>
        <w:pStyle w:val="CommentText"/>
      </w:pPr>
    </w:p>
    <w:p w14:paraId="601C7DA3" w14:textId="582FBD48" w:rsidR="00E16258" w:rsidRDefault="00E16258">
      <w:pPr>
        <w:pStyle w:val="CommentText"/>
      </w:pPr>
      <w:r>
        <w:t xml:space="preserve">The way this section reads, our R package is better because it implements our estimand/methodology which are better – at that point, is the comparison to other packages really useful? </w:t>
      </w:r>
    </w:p>
  </w:comment>
  <w:comment w:id="92" w:author="Elizabeth Stuart" w:date="2025-08-01T16:32:00Z" w:initials="ES">
    <w:p w14:paraId="2FD6EFEE" w14:textId="7921885D" w:rsidR="00AE2C00" w:rsidRDefault="00AE2C00">
      <w:pPr>
        <w:pStyle w:val="CommentText"/>
      </w:pPr>
      <w:r>
        <w:rPr>
          <w:rStyle w:val="CommentReference"/>
        </w:rPr>
        <w:annotationRef/>
      </w:r>
      <w:r>
        <w:t>Yeah I wonder if it might be simpler to focus on multicate does, and then later talk about comparison with other approaches.  But it might confuse things to have it coming up here.</w:t>
      </w:r>
    </w:p>
  </w:comment>
  <w:comment w:id="93" w:author="Kyungeun Jeon" w:date="2025-09-04T15:21:00Z" w:initials="KJ">
    <w:p w14:paraId="2982F825" w14:textId="77777777" w:rsidR="00586ECE" w:rsidRDefault="00586ECE" w:rsidP="00586ECE">
      <w:r>
        <w:rPr>
          <w:rStyle w:val="CommentReference"/>
        </w:rPr>
        <w:annotationRef/>
      </w:r>
      <w:r>
        <w:rPr>
          <w:sz w:val="20"/>
          <w:szCs w:val="20"/>
        </w:rPr>
        <w:t>I see! Sure, I think for background part, for simplicity, we can remove this comparison table.</w:t>
      </w:r>
    </w:p>
  </w:comment>
  <w:comment w:id="117" w:author="Daniel Obeng" w:date="2025-07-31T13:30:00Z" w:initials="DO">
    <w:p w14:paraId="1418CF4D" w14:textId="69B1466B" w:rsidR="00E16258" w:rsidRDefault="00E16258">
      <w:pPr>
        <w:pStyle w:val="CommentText"/>
      </w:pPr>
      <w:r>
        <w:rPr>
          <w:rStyle w:val="CommentReference"/>
        </w:rPr>
        <w:annotationRef/>
      </w:r>
      <w:r>
        <w:t>Can we add something that clarifies why this is a net benefit over other packages?</w:t>
      </w:r>
    </w:p>
  </w:comment>
  <w:comment w:id="118" w:author="Kyungeun Jeon" w:date="2025-09-04T15:27:00Z" w:initials="KJ">
    <w:p w14:paraId="1523521D" w14:textId="77777777" w:rsidR="00BC2178" w:rsidRDefault="00BC2178" w:rsidP="00BC2178">
      <w:r>
        <w:rPr>
          <w:rStyle w:val="CommentReference"/>
        </w:rPr>
        <w:annotationRef/>
      </w:r>
      <w:r>
        <w:rPr>
          <w:sz w:val="20"/>
          <w:szCs w:val="20"/>
        </w:rPr>
        <w:t>I think if just one package can solve estimation/aggregation methods, it will make researchers work much simpler.</w:t>
      </w:r>
    </w:p>
  </w:comment>
  <w:comment w:id="131" w:author="Daniel Obeng" w:date="2025-07-31T13:31:00Z" w:initials="DO">
    <w:p w14:paraId="10D26E50" w14:textId="026668E4" w:rsidR="00E16258" w:rsidRDefault="00E16258">
      <w:pPr>
        <w:pStyle w:val="CommentText"/>
      </w:pPr>
      <w:r>
        <w:rPr>
          <w:rStyle w:val="CommentReference"/>
        </w:rPr>
        <w:annotationRef/>
      </w:r>
      <w:r>
        <w:t>[nit] Can we adjust the table to put more white space between the columns describing the different packages so the sentences don’t run so close together?</w:t>
      </w:r>
    </w:p>
  </w:comment>
  <w:comment w:id="132" w:author="Kyungeun Jeon" w:date="2025-09-04T15:25:00Z" w:initials="KJ">
    <w:p w14:paraId="05DB084B" w14:textId="77777777" w:rsidR="00BC2178" w:rsidRDefault="00BC2178" w:rsidP="00BC2178">
      <w:r>
        <w:rPr>
          <w:rStyle w:val="CommentReference"/>
        </w:rPr>
        <w:annotationRef/>
      </w:r>
      <w:r>
        <w:rPr>
          <w:sz w:val="20"/>
          <w:szCs w:val="20"/>
        </w:rPr>
        <w:t>Great point. I will edit that part.</w:t>
      </w:r>
    </w:p>
  </w:comment>
  <w:comment w:id="138" w:author="Elizabeth Stuart" w:date="2025-08-01T16:33:00Z" w:initials="ES">
    <w:p w14:paraId="46D949FB" w14:textId="497E33F9" w:rsidR="00AE2C00" w:rsidRDefault="00AE2C00">
      <w:pPr>
        <w:pStyle w:val="CommentText"/>
      </w:pPr>
      <w:r>
        <w:rPr>
          <w:rStyle w:val="CommentReference"/>
        </w:rPr>
        <w:annotationRef/>
      </w:r>
      <w:r>
        <w:t>I love the table but do have some questions.</w:t>
      </w:r>
    </w:p>
    <w:p w14:paraId="18F7EBC4" w14:textId="77777777" w:rsidR="00AE2C00" w:rsidRDefault="00AE2C00">
      <w:pPr>
        <w:pStyle w:val="CommentText"/>
      </w:pPr>
    </w:p>
    <w:p w14:paraId="70C5B0F4" w14:textId="77777777" w:rsidR="00AE2C00" w:rsidRDefault="00AE2C00">
      <w:pPr>
        <w:pStyle w:val="CommentText"/>
      </w:pPr>
      <w:r>
        <w:t>What is meant by “clinical data”?  This could be used, e.g., for data on kids in schools, couldn’t it?</w:t>
      </w:r>
    </w:p>
    <w:p w14:paraId="7910D266" w14:textId="77777777" w:rsidR="00AE2C00" w:rsidRDefault="00AE2C00">
      <w:pPr>
        <w:pStyle w:val="CommentText"/>
      </w:pPr>
    </w:p>
    <w:p w14:paraId="15647AC2" w14:textId="01DE0563" w:rsidR="00AE2C00" w:rsidRDefault="00AE2C00">
      <w:pPr>
        <w:pStyle w:val="CommentText"/>
      </w:pPr>
      <w:r>
        <w:t xml:space="preserve">I wonder about making a row something more like “Can only use aggregate data”?   </w:t>
      </w:r>
    </w:p>
    <w:p w14:paraId="3D815679" w14:textId="77777777" w:rsidR="00AE2C00" w:rsidRDefault="00AE2C00">
      <w:pPr>
        <w:pStyle w:val="CommentText"/>
      </w:pPr>
    </w:p>
    <w:p w14:paraId="20BAC5CF" w14:textId="3C116397" w:rsidR="00AE2C00" w:rsidRDefault="00AE2C00">
      <w:pPr>
        <w:pStyle w:val="CommentText"/>
      </w:pPr>
      <w:r>
        <w:t>What does the “heterogeneity” refer to?</w:t>
      </w:r>
    </w:p>
    <w:p w14:paraId="0335A541" w14:textId="77777777" w:rsidR="00AE2C00" w:rsidRDefault="00AE2C00">
      <w:pPr>
        <w:pStyle w:val="CommentText"/>
      </w:pPr>
    </w:p>
    <w:p w14:paraId="25DF27F4" w14:textId="2BCADE31" w:rsidR="00AE2C00" w:rsidRDefault="00AE2C00">
      <w:pPr>
        <w:pStyle w:val="CommentText"/>
      </w:pPr>
      <w:r>
        <w:t xml:space="preserve">I do also agree with Daniel’s points above about CATE estimation; do the meta-analysis type approaches really estimate CATEs per se?   I wonder if a row should clarify that a bit more, to distinguish that.  </w:t>
      </w:r>
    </w:p>
    <w:p w14:paraId="6B22615F" w14:textId="77777777" w:rsidR="00AE2C00" w:rsidRDefault="00AE2C00">
      <w:pPr>
        <w:pStyle w:val="CommentText"/>
      </w:pPr>
    </w:p>
    <w:p w14:paraId="75DAF744" w14:textId="1C3A064F" w:rsidR="00AE2C00" w:rsidRDefault="00AE2C00">
      <w:pPr>
        <w:pStyle w:val="CommentText"/>
        <w:rPr>
          <w:lang w:eastAsia="ko-KR"/>
        </w:rPr>
      </w:pPr>
      <w:r>
        <w:t>(More generally I think to respond to some of Daniel’s suggestions above we could cut down on the text about how multicate differs and basically just lean on the table. Basically just “See Table X for information on how multicate differs from other existing packages.”(</w:t>
      </w:r>
    </w:p>
  </w:comment>
  <w:comment w:id="139" w:author="Kyungeun Jeon" w:date="2025-09-05T17:07:00Z" w:initials="KJ">
    <w:p w14:paraId="3F07AC33" w14:textId="77777777" w:rsidR="00505C1E" w:rsidRDefault="00505C1E" w:rsidP="00505C1E">
      <w:r>
        <w:rPr>
          <w:rStyle w:val="CommentReference"/>
        </w:rPr>
        <w:annotationRef/>
      </w:r>
      <w:r>
        <w:rPr>
          <w:sz w:val="20"/>
          <w:szCs w:val="20"/>
        </w:rPr>
        <w:t xml:space="preserve">Yes, I think I am confused with SATE estimation in other packages. I have updated this part. Also, I think clinical data row is so vague, so good to remove. </w:t>
      </w:r>
    </w:p>
  </w:comment>
  <w:comment w:id="156" w:author="Daniel Obeng" w:date="2025-07-31T13:38:00Z" w:initials="DO">
    <w:p w14:paraId="60B00D82" w14:textId="112D9804" w:rsidR="00E16258" w:rsidRDefault="00E16258">
      <w:pPr>
        <w:pStyle w:val="CommentText"/>
      </w:pPr>
      <w:r>
        <w:rPr>
          <w:rStyle w:val="CommentReference"/>
        </w:rPr>
        <w:annotationRef/>
      </w:r>
      <w:r>
        <w:t>I might not include predict() as an multicate function, as much as describing further down that the package leverages the S3 generic predict() function to produce predicted CATEs, so on and so forth…</w:t>
      </w:r>
    </w:p>
  </w:comment>
  <w:comment w:id="157" w:author="Kyungeun Jeon" w:date="2025-09-04T15:48:00Z" w:initials="KJ">
    <w:p w14:paraId="69FA550A" w14:textId="77777777" w:rsidR="00BD0869" w:rsidRDefault="00BD0869" w:rsidP="00BD0869">
      <w:r>
        <w:rPr>
          <w:rStyle w:val="CommentReference"/>
        </w:rPr>
        <w:annotationRef/>
      </w:r>
      <w:r>
        <w:rPr>
          <w:sz w:val="20"/>
          <w:szCs w:val="20"/>
        </w:rPr>
        <w:t>I see. Rather than saying the function predict() as one of features of this package, we can say that for prediction we will use the S3 predict() method on the result object by estimate_cate().</w:t>
      </w:r>
    </w:p>
  </w:comment>
  <w:comment w:id="173" w:author="Daniel Obeng" w:date="2025-07-31T13:47:00Z" w:initials="DO">
    <w:p w14:paraId="03617804" w14:textId="3618F3C6" w:rsidR="00E16258" w:rsidRDefault="00E16258">
      <w:pPr>
        <w:pStyle w:val="CommentText"/>
      </w:pPr>
      <w:r>
        <w:rPr>
          <w:rStyle w:val="CommentReference"/>
        </w:rPr>
        <w:annotationRef/>
      </w:r>
      <w:r>
        <w:t xml:space="preserve">I think we need to consider redesigning this figures as it doesn’t actually reflect a workflow. I think what we’d want is something like Training Data </w:t>
      </w:r>
      <w:r>
        <w:sym w:font="Wingdings" w:char="F0E0"/>
      </w:r>
      <w:r>
        <w:t xml:space="preserve"> Estimate CATE using estimate_cate() </w:t>
      </w:r>
      <w:r>
        <w:sym w:font="Wingdings" w:char="F0E0"/>
      </w:r>
      <w:r>
        <w:t xml:space="preserve"> Store model  </w:t>
      </w:r>
      <w:r>
        <w:sym w:font="Wingdings" w:char="F0E0"/>
      </w:r>
      <w:r>
        <w:t xml:space="preserve"> Apply model to target population using predict() </w:t>
      </w:r>
      <w:r>
        <w:sym w:font="Wingdings" w:char="F0E0"/>
      </w:r>
      <w:r>
        <w:t xml:space="preserve"> Predict CATE in target population</w:t>
      </w:r>
    </w:p>
  </w:comment>
  <w:comment w:id="174" w:author="Elizabeth Stuart" w:date="2025-08-01T16:45:00Z" w:initials="ES">
    <w:p w14:paraId="4EF66940" w14:textId="17B3E13A" w:rsidR="00AE2C00" w:rsidRDefault="00AE2C00">
      <w:pPr>
        <w:pStyle w:val="CommentText"/>
      </w:pPr>
      <w:r>
        <w:rPr>
          <w:rStyle w:val="CommentReference"/>
        </w:rPr>
        <w:annotationRef/>
      </w:r>
      <w:r>
        <w:t xml:space="preserve">I like that idea!  </w:t>
      </w:r>
    </w:p>
  </w:comment>
  <w:comment w:id="175" w:author="Kyungeun Jeon" w:date="2025-09-05T14:49:00Z" w:initials="KJ">
    <w:p w14:paraId="19CE28B9" w14:textId="77777777" w:rsidR="009C0547" w:rsidRDefault="009C0547" w:rsidP="009C0547">
      <w:r>
        <w:rPr>
          <w:rStyle w:val="CommentReference"/>
        </w:rPr>
        <w:annotationRef/>
      </w:r>
      <w:r>
        <w:rPr>
          <w:sz w:val="20"/>
          <w:szCs w:val="20"/>
        </w:rPr>
        <w:t>I have updated the image a bit more!</w:t>
      </w:r>
    </w:p>
  </w:comment>
  <w:comment w:id="177" w:author="Daniel Obeng" w:date="2025-07-31T13:49:00Z" w:initials="DO">
    <w:p w14:paraId="353BE345" w14:textId="233A2E1C" w:rsidR="00E16258" w:rsidRDefault="00E16258">
      <w:pPr>
        <w:pStyle w:val="CommentText"/>
        <w:rPr>
          <w:lang w:eastAsia="ko-KR"/>
        </w:rPr>
      </w:pPr>
      <w:r>
        <w:rPr>
          <w:rStyle w:val="CommentReference"/>
        </w:rPr>
        <w:annotationRef/>
      </w:r>
      <w:r>
        <w:t>[nit] 1. Can we provide a bit of a description for SUTVA consistent with the other assumptions? 2. Can we replace (or add) a plain-language interpretation of the math here? A non-negligible proportion of users may not be well-versed in these expressions but still need to be thoughtful about these assumptions.</w:t>
      </w:r>
    </w:p>
  </w:comment>
  <w:comment w:id="178" w:author="Elizabeth Stuart" w:date="2025-08-01T16:49:00Z" w:initials="ES">
    <w:p w14:paraId="7C4BBC58" w14:textId="126B8433" w:rsidR="00AE2C00" w:rsidRDefault="00AE2C00">
      <w:pPr>
        <w:pStyle w:val="CommentText"/>
      </w:pPr>
      <w:r>
        <w:rPr>
          <w:rStyle w:val="CommentReference"/>
        </w:rPr>
        <w:annotationRef/>
      </w:r>
      <w:r>
        <w:t>If there is a way to describe them more, even just a sentence or two for each, that would be great.</w:t>
      </w:r>
    </w:p>
  </w:comment>
  <w:comment w:id="179" w:author="Kyungeun Jeon" w:date="2025-09-04T15:54:00Z" w:initials="KJ">
    <w:p w14:paraId="59BC0DB3" w14:textId="77777777" w:rsidR="0046679F" w:rsidRDefault="0046679F" w:rsidP="0046679F">
      <w:r>
        <w:rPr>
          <w:rStyle w:val="CommentReference"/>
        </w:rPr>
        <w:annotationRef/>
      </w:r>
      <w:r>
        <w:rPr>
          <w:sz w:val="20"/>
          <w:szCs w:val="20"/>
        </w:rPr>
        <w:t>I added one sentence each to explain in more detailed.</w:t>
      </w:r>
    </w:p>
  </w:comment>
  <w:comment w:id="195" w:author="Elizabeth Stuart" w:date="2025-08-01T16:47:00Z" w:initials="ES">
    <w:p w14:paraId="6DCF5EBD" w14:textId="649E6C92" w:rsidR="00AE2C00" w:rsidRDefault="00AE2C00">
      <w:pPr>
        <w:pStyle w:val="CommentText"/>
      </w:pPr>
      <w:r>
        <w:rPr>
          <w:rStyle w:val="CommentReference"/>
        </w:rPr>
        <w:annotationRef/>
      </w:r>
      <w:r>
        <w:t>I’m not sure I agree that unconfoundedness can be evaluated…</w:t>
      </w:r>
    </w:p>
  </w:comment>
  <w:comment w:id="196" w:author="Kyungeun Jeon" w:date="2025-09-04T15:58:00Z" w:initials="KJ">
    <w:p w14:paraId="308FBAA4" w14:textId="77777777" w:rsidR="0046679F" w:rsidRDefault="0046679F" w:rsidP="0046679F">
      <w:r>
        <w:rPr>
          <w:rStyle w:val="CommentReference"/>
        </w:rPr>
        <w:annotationRef/>
      </w:r>
      <w:r>
        <w:rPr>
          <w:sz w:val="20"/>
          <w:szCs w:val="20"/>
        </w:rPr>
        <w:t xml:space="preserve"> I think it would be good to delete this part here and add  "More detailed can be found in Carly's paper for assumptions behind this package."</w:t>
      </w:r>
    </w:p>
  </w:comment>
  <w:comment w:id="202" w:author="Elizabeth Stuart" w:date="2025-08-01T16:48:00Z" w:initials="ES">
    <w:p w14:paraId="5532D8C4" w14:textId="2B08A376" w:rsidR="00AE2C00" w:rsidRDefault="00AE2C00">
      <w:pPr>
        <w:pStyle w:val="CommentText"/>
      </w:pPr>
      <w:r>
        <w:rPr>
          <w:rStyle w:val="CommentReference"/>
        </w:rPr>
        <w:annotationRef/>
      </w:r>
      <w:r>
        <w:t>Can we say that details are provided below, or in your paper?</w:t>
      </w:r>
    </w:p>
  </w:comment>
  <w:comment w:id="203" w:author="Kyungeun Jeon" w:date="2025-09-04T15:55:00Z" w:initials="KJ">
    <w:p w14:paraId="21FE066F" w14:textId="77777777" w:rsidR="0046679F" w:rsidRDefault="0046679F" w:rsidP="0046679F">
      <w:r>
        <w:rPr>
          <w:rStyle w:val="CommentReference"/>
        </w:rPr>
        <w:annotationRef/>
      </w:r>
      <w:r>
        <w:rPr>
          <w:sz w:val="20"/>
          <w:szCs w:val="20"/>
        </w:rPr>
        <w:t>Sure I will edit this part as, "More detailed can be found in Carly's paper for assumptions behind this package."</w:t>
      </w:r>
    </w:p>
  </w:comment>
  <w:comment w:id="191" w:author="Daniel Obeng" w:date="2025-07-31T13:51:00Z" w:initials="DO">
    <w:p w14:paraId="6EB83531" w14:textId="5014D269" w:rsidR="00E16258" w:rsidRDefault="00E16258">
      <w:pPr>
        <w:pStyle w:val="CommentText"/>
      </w:pPr>
      <w:r>
        <w:rPr>
          <w:rStyle w:val="CommentReference"/>
        </w:rPr>
        <w:annotationRef/>
      </w:r>
      <w:r>
        <w:t>[nit] Maybe make these footnotes?</w:t>
      </w:r>
    </w:p>
  </w:comment>
  <w:comment w:id="192" w:author="Kyungeun Jeon" w:date="2025-09-04T15:58:00Z" w:initials="KJ">
    <w:p w14:paraId="2E7F6E89" w14:textId="77777777" w:rsidR="0046679F" w:rsidRDefault="0046679F" w:rsidP="0046679F">
      <w:r>
        <w:rPr>
          <w:rStyle w:val="CommentReference"/>
        </w:rPr>
        <w:annotationRef/>
      </w:r>
      <w:r>
        <w:rPr>
          <w:sz w:val="20"/>
          <w:szCs w:val="20"/>
        </w:rPr>
        <w:t>Yes, just in case, I think it would be good to delete this part here and add  "More detailed can be found in Carly's paper for assumptions behind this package."</w:t>
      </w:r>
    </w:p>
  </w:comment>
  <w:comment w:id="221" w:author="Elizabeth Stuart" w:date="2025-08-01T16:49:00Z" w:initials="ES">
    <w:p w14:paraId="6E738264" w14:textId="3B8D0EB1" w:rsidR="00896AFC" w:rsidRDefault="00896AFC">
      <w:pPr>
        <w:pStyle w:val="CommentText"/>
      </w:pPr>
      <w:r>
        <w:rPr>
          <w:rStyle w:val="CommentReference"/>
        </w:rPr>
        <w:annotationRef/>
      </w:r>
      <w:r>
        <w:t xml:space="preserve">Why is the prediction heading here?  Seems like the first step is estimation?   </w:t>
      </w:r>
    </w:p>
    <w:p w14:paraId="605E1A33" w14:textId="77777777" w:rsidR="00896AFC" w:rsidRDefault="00896AFC">
      <w:pPr>
        <w:pStyle w:val="CommentText"/>
      </w:pPr>
    </w:p>
    <w:p w14:paraId="26EB2CFB" w14:textId="3FF08EE5" w:rsidR="00896AFC" w:rsidRDefault="00896AFC">
      <w:pPr>
        <w:pStyle w:val="CommentText"/>
      </w:pPr>
      <w:r>
        <w:t>If we do have more formal steps we could reference them here, like “Step 1:…”</w:t>
      </w:r>
    </w:p>
  </w:comment>
  <w:comment w:id="222" w:author="Kyungeun Jeon" w:date="2025-09-04T16:05:00Z" w:initials="KJ">
    <w:p w14:paraId="31B43C09" w14:textId="77777777" w:rsidR="00373F7C" w:rsidRDefault="00373F7C" w:rsidP="00373F7C">
      <w:r>
        <w:rPr>
          <w:rStyle w:val="CommentReference"/>
        </w:rPr>
        <w:annotationRef/>
      </w:r>
      <w:r>
        <w:rPr>
          <w:sz w:val="20"/>
          <w:szCs w:val="20"/>
        </w:rPr>
        <w:t>I also think this part can be removed and jump to Estimation methods.</w:t>
      </w:r>
    </w:p>
  </w:comment>
  <w:comment w:id="260" w:author="Daniel Obeng" w:date="2025-07-31T15:41:00Z" w:initials="DO">
    <w:p w14:paraId="1135F820" w14:textId="003C74EE" w:rsidR="00AE38DE" w:rsidRDefault="00AE38DE">
      <w:pPr>
        <w:pStyle w:val="CommentText"/>
      </w:pPr>
      <w:r>
        <w:rPr>
          <w:rStyle w:val="CommentReference"/>
        </w:rPr>
        <w:annotationRef/>
      </w:r>
      <w:r>
        <w:t>These read like two different setups for the statement about nonparametric methods. It feels like we should go with one or the other, and I lean towards the real-world clinical data argument.</w:t>
      </w:r>
    </w:p>
  </w:comment>
  <w:comment w:id="261" w:author="Elizabeth Stuart" w:date="2025-08-01T16:55:00Z" w:initials="ES">
    <w:p w14:paraId="144E85E7" w14:textId="04640CF4" w:rsidR="00607A9C" w:rsidRDefault="00607A9C">
      <w:pPr>
        <w:pStyle w:val="CommentText"/>
      </w:pPr>
      <w:r>
        <w:rPr>
          <w:rStyle w:val="CommentReference"/>
        </w:rPr>
        <w:annotationRef/>
      </w:r>
      <w:r>
        <w:t>Either way.  Might also make sense to lead with the “Multicate offers two non-aprametric….   Non-parametric methods can be particularly useful because…”</w:t>
      </w:r>
    </w:p>
  </w:comment>
  <w:comment w:id="271" w:author="Daniel Obeng" w:date="2025-07-31T15:43:00Z" w:initials="DO">
    <w:p w14:paraId="33FD9994" w14:textId="4B54C830" w:rsidR="00AE38DE" w:rsidRDefault="00AE38DE">
      <w:pPr>
        <w:pStyle w:val="CommentText"/>
        <w:rPr>
          <w:lang w:eastAsia="ko-KR"/>
        </w:rPr>
      </w:pPr>
      <w:r>
        <w:rPr>
          <w:rStyle w:val="CommentReference"/>
        </w:rPr>
        <w:annotationRef/>
      </w:r>
      <w:r>
        <w:t>Can we use a phrase that’s more specific here?</w:t>
      </w:r>
    </w:p>
  </w:comment>
  <w:comment w:id="272" w:author="Elizabeth Stuart" w:date="2025-08-01T16:56:00Z" w:initials="ES">
    <w:p w14:paraId="39D2FCCE" w14:textId="4BF6E152" w:rsidR="006444AF" w:rsidRDefault="006444AF">
      <w:pPr>
        <w:pStyle w:val="CommentText"/>
      </w:pPr>
      <w:r>
        <w:rPr>
          <w:rStyle w:val="CommentReference"/>
        </w:rPr>
        <w:annotationRef/>
      </w:r>
      <w:r>
        <w:t xml:space="preserve">I also think “base learner” may need to be defined?   </w:t>
      </w:r>
    </w:p>
  </w:comment>
  <w:comment w:id="273" w:author="Kyungeun Jeon" w:date="2025-09-04T17:19:00Z" w:initials="KJ">
    <w:p w14:paraId="4463DCA7" w14:textId="77777777" w:rsidR="00962ABD" w:rsidRDefault="00962ABD" w:rsidP="00962ABD">
      <w:r>
        <w:rPr>
          <w:rStyle w:val="CommentReference"/>
        </w:rPr>
        <w:annotationRef/>
      </w:r>
      <w:r>
        <w:rPr>
          <w:sz w:val="20"/>
          <w:szCs w:val="20"/>
        </w:rPr>
        <w:t>I added a bit more explanation.</w:t>
      </w:r>
    </w:p>
  </w:comment>
  <w:comment w:id="286" w:author="Elizabeth Stuart" w:date="2025-08-01T16:56:00Z" w:initials="ES">
    <w:p w14:paraId="1F5AFE21" w14:textId="24F613FE" w:rsidR="006444AF" w:rsidRDefault="006444AF">
      <w:pPr>
        <w:pStyle w:val="CommentText"/>
        <w:rPr>
          <w:lang w:eastAsia="ko-KR"/>
        </w:rPr>
      </w:pPr>
      <w:r>
        <w:rPr>
          <w:rStyle w:val="CommentReference"/>
        </w:rPr>
        <w:annotationRef/>
      </w:r>
      <w:r>
        <w:t>Is it confusing that this uses a different potential outcomes notation than above, which was just Y(1) and Y(0)?</w:t>
      </w:r>
    </w:p>
  </w:comment>
  <w:comment w:id="297" w:author="Daniel Obeng" w:date="2025-07-31T15:45:00Z" w:initials="DO">
    <w:p w14:paraId="57CFF9E2" w14:textId="243C0BB7" w:rsidR="00AE38DE" w:rsidRDefault="00AE38DE">
      <w:pPr>
        <w:pStyle w:val="CommentText"/>
      </w:pPr>
      <w:r>
        <w:rPr>
          <w:rStyle w:val="CommentReference"/>
        </w:rPr>
        <w:annotationRef/>
      </w:r>
      <w:r>
        <w:t>Can you read this and make sure the commas are in the right places?</w:t>
      </w:r>
    </w:p>
  </w:comment>
  <w:comment w:id="298" w:author="Kyungeun Jeon" w:date="2025-09-04T17:31:00Z" w:initials="KJ">
    <w:p w14:paraId="7ED98E17" w14:textId="77777777" w:rsidR="004005CE" w:rsidRDefault="004005CE" w:rsidP="004005CE">
      <w:r>
        <w:rPr>
          <w:rStyle w:val="CommentReference"/>
        </w:rPr>
        <w:annotationRef/>
      </w:r>
      <w:r>
        <w:rPr>
          <w:sz w:val="20"/>
          <w:szCs w:val="20"/>
        </w:rPr>
        <w:t>Sure. I corrected the sentence.</w:t>
      </w:r>
    </w:p>
  </w:comment>
  <w:comment w:id="316" w:author="Elizabeth Stuart" w:date="2025-08-01T16:58:00Z" w:initials="ES">
    <w:p w14:paraId="75804E36" w14:textId="79ABE7AE" w:rsidR="009A368F" w:rsidRDefault="009A368F">
      <w:pPr>
        <w:pStyle w:val="CommentText"/>
      </w:pPr>
      <w:r>
        <w:rPr>
          <w:rStyle w:val="CommentReference"/>
        </w:rPr>
        <w:annotationRef/>
      </w:r>
      <w:r>
        <w:t>Are these estimates accurate?   I worried about a different use of the term “estimand” (not for the CATE).</w:t>
      </w:r>
    </w:p>
  </w:comment>
  <w:comment w:id="318" w:author="Daniel Obeng" w:date="2025-07-31T16:13:00Z" w:initials="DO">
    <w:p w14:paraId="73C2C7A1" w14:textId="1600BD4C" w:rsidR="00AE38DE" w:rsidRDefault="00AE38DE">
      <w:pPr>
        <w:pStyle w:val="CommentText"/>
      </w:pPr>
      <w:r>
        <w:rPr>
          <w:rStyle w:val="CommentReference"/>
        </w:rPr>
        <w:annotationRef/>
      </w:r>
      <w:r>
        <w:t xml:space="preserve">[nit] I might recommend that we try to put some language here that is similar in setting up </w:t>
      </w:r>
    </w:p>
  </w:comment>
  <w:comment w:id="319" w:author="Elizabeth Stuart" w:date="2025-08-01T17:01:00Z" w:initials="ES">
    <w:p w14:paraId="1C3043A3" w14:textId="73689CBC" w:rsidR="009A368F" w:rsidRDefault="009A368F">
      <w:pPr>
        <w:pStyle w:val="CommentText"/>
      </w:pPr>
      <w:r>
        <w:rPr>
          <w:rStyle w:val="CommentReference"/>
        </w:rPr>
        <w:annotationRef/>
      </w:r>
      <w:r>
        <w:t xml:space="preserve">I think this paragraph both needs clarification and maybe this needs to be moved way up?  I’m also not totally sure what this is saying; I think you’re trying to talk about the assumption is a federated context??   But that doesn’t seem right.  </w:t>
      </w:r>
    </w:p>
  </w:comment>
  <w:comment w:id="320" w:author="Kyungeun Jeon" w:date="2025-09-04T17:33:00Z" w:initials="KJ">
    <w:p w14:paraId="6650FDFD" w14:textId="77777777" w:rsidR="004005CE" w:rsidRDefault="004005CE" w:rsidP="004005CE">
      <w:r>
        <w:rPr>
          <w:rStyle w:val="CommentReference"/>
        </w:rPr>
        <w:annotationRef/>
      </w:r>
      <w:r>
        <w:rPr>
          <w:sz w:val="20"/>
          <w:szCs w:val="20"/>
        </w:rPr>
        <w:t>Sure.. I think it would be good to remove this part.</w:t>
      </w:r>
    </w:p>
  </w:comment>
  <w:comment w:id="330" w:author="Daniel Obeng" w:date="2025-07-31T16:22:00Z" w:initials="DO">
    <w:p w14:paraId="633D1F6C" w14:textId="35C688EA" w:rsidR="00AE38DE" w:rsidRPr="00AE38DE" w:rsidRDefault="00AE38DE">
      <w:pPr>
        <w:pStyle w:val="CommentText"/>
      </w:pPr>
      <w:r>
        <w:rPr>
          <w:rStyle w:val="CommentReference"/>
        </w:rPr>
        <w:annotationRef/>
      </w:r>
      <w:r>
        <w:t xml:space="preserve">[nit] Maybe make this the last option instead of the first, since the main thrust of the package is that we </w:t>
      </w:r>
      <w:r>
        <w:rPr>
          <w:i/>
          <w:iCs/>
        </w:rPr>
        <w:t>can</w:t>
      </w:r>
      <w:r>
        <w:t xml:space="preserve"> aggregate across studies? This is more of a, “Even if you can’t, you can still use our package” option…</w:t>
      </w:r>
    </w:p>
  </w:comment>
  <w:comment w:id="331" w:author="Elizabeth Stuart" w:date="2025-08-01T17:02:00Z" w:initials="ES">
    <w:p w14:paraId="223C3818" w14:textId="0CE3ADC1" w:rsidR="00DD363E" w:rsidRDefault="00DD363E">
      <w:pPr>
        <w:pStyle w:val="CommentText"/>
      </w:pPr>
      <w:r>
        <w:rPr>
          <w:rStyle w:val="CommentReference"/>
        </w:rPr>
        <w:annotationRef/>
      </w:r>
      <w:r>
        <w:t>I like that idea.</w:t>
      </w:r>
    </w:p>
  </w:comment>
  <w:comment w:id="339" w:author="Daniel Obeng" w:date="2025-07-31T16:24:00Z" w:initials="DO">
    <w:p w14:paraId="6BA23116" w14:textId="3CCB636C" w:rsidR="00AE38DE" w:rsidRDefault="00AE38DE">
      <w:pPr>
        <w:pStyle w:val="CommentText"/>
      </w:pPr>
      <w:r>
        <w:rPr>
          <w:rStyle w:val="CommentReference"/>
        </w:rPr>
        <w:annotationRef/>
      </w:r>
      <w:r>
        <w:t>[nit] We should be consistent in use of single (‘ ‘) or double (“ “) quotation marks</w:t>
      </w:r>
    </w:p>
  </w:comment>
  <w:comment w:id="345" w:author="Daniel Obeng" w:date="2025-07-31T16:26:00Z" w:initials="DO">
    <w:p w14:paraId="633FEE04" w14:textId="04EA5D29" w:rsidR="00AE38DE" w:rsidRDefault="00AE38DE">
      <w:pPr>
        <w:pStyle w:val="CommentText"/>
      </w:pPr>
      <w:r>
        <w:rPr>
          <w:rStyle w:val="CommentReference"/>
        </w:rPr>
        <w:annotationRef/>
      </w:r>
      <w:r>
        <w:t xml:space="preserve">What is a “single study approach”? </w:t>
      </w:r>
    </w:p>
  </w:comment>
  <w:comment w:id="346" w:author="Daniel Obeng" w:date="2025-07-31T16:26:00Z" w:initials="DO">
    <w:p w14:paraId="15286AF2" w14:textId="4D253F88" w:rsidR="00AE38DE" w:rsidRDefault="00AE38DE">
      <w:pPr>
        <w:pStyle w:val="CommentText"/>
      </w:pPr>
      <w:r>
        <w:rPr>
          <w:rStyle w:val="CommentReference"/>
        </w:rPr>
        <w:annotationRef/>
      </w:r>
      <w:r>
        <w:t xml:space="preserve">Are we sure this is correct? Is it not actually the case that this approach allows for any study-specific affects to be </w:t>
      </w:r>
      <w:r>
        <w:rPr>
          <w:i/>
          <w:iCs/>
        </w:rPr>
        <w:t>accounted/adjusted for</w:t>
      </w:r>
      <w:r>
        <w:t xml:space="preserve">, but not necessarily that the CATEs for each site are specific to that site? I could definitely be wrong on this one… </w:t>
      </w:r>
    </w:p>
  </w:comment>
  <w:comment w:id="349" w:author="Daniel Obeng" w:date="2025-07-31T16:30:00Z" w:initials="DO">
    <w:p w14:paraId="0F781A42" w14:textId="5EEB69D2" w:rsidR="00AE38DE" w:rsidRDefault="00AE38DE">
      <w:pPr>
        <w:pStyle w:val="CommentText"/>
      </w:pPr>
      <w:r>
        <w:rPr>
          <w:rStyle w:val="CommentReference"/>
        </w:rPr>
        <w:annotationRef/>
      </w:r>
      <w:r>
        <w:t>A reminder to go through and make sure we’re consistent in our language around study vs site vs trial…</w:t>
      </w:r>
    </w:p>
  </w:comment>
  <w:comment w:id="350" w:author="Elizabeth Stuart" w:date="2025-08-01T17:17:00Z" w:initials="ES">
    <w:p w14:paraId="5EAF4961" w14:textId="35254186" w:rsidR="009B5E43" w:rsidRDefault="009B5E43">
      <w:pPr>
        <w:pStyle w:val="CommentText"/>
      </w:pPr>
      <w:r>
        <w:rPr>
          <w:rStyle w:val="CommentReference"/>
        </w:rPr>
        <w:annotationRef/>
      </w:r>
      <w:r>
        <w:t>Oh good point!</w:t>
      </w:r>
    </w:p>
  </w:comment>
  <w:comment w:id="351" w:author="Elizabeth Stuart" w:date="2025-08-01T17:18:00Z" w:initials="ES">
    <w:p w14:paraId="4EFD958F" w14:textId="6CBDAA72" w:rsidR="009B5E43" w:rsidRDefault="009B5E43">
      <w:pPr>
        <w:pStyle w:val="CommentText"/>
      </w:pPr>
      <w:r>
        <w:rPr>
          <w:rStyle w:val="CommentReference"/>
        </w:rPr>
        <w:annotationRef/>
      </w:r>
      <w:r>
        <w:t>Should we clarify if this estimates an overall CATE or study specific?  It’s the former, right?</w:t>
      </w:r>
    </w:p>
  </w:comment>
  <w:comment w:id="352" w:author="Kyungeun Jeon" w:date="2025-09-05T14:53:00Z" w:initials="KJ">
    <w:p w14:paraId="39F951BC" w14:textId="77777777" w:rsidR="009C0547" w:rsidRDefault="009C0547" w:rsidP="009C0547">
      <w:r>
        <w:rPr>
          <w:rStyle w:val="CommentReference"/>
        </w:rPr>
        <w:annotationRef/>
      </w:r>
      <w:r>
        <w:rPr>
          <w:sz w:val="20"/>
          <w:szCs w:val="20"/>
        </w:rPr>
        <w:t>I understand that this estimates an overall CATE, but please correct me if I am wrong!</w:t>
      </w:r>
    </w:p>
  </w:comment>
  <w:comment w:id="356" w:author="Daniel Obeng" w:date="2025-07-31T16:22:00Z" w:initials="DO">
    <w:p w14:paraId="3F714437" w14:textId="6D1310CB" w:rsidR="004005CE" w:rsidRPr="00AE38DE" w:rsidRDefault="004005CE" w:rsidP="004005CE">
      <w:pPr>
        <w:pStyle w:val="CommentText"/>
      </w:pPr>
      <w:r>
        <w:rPr>
          <w:rStyle w:val="CommentReference"/>
        </w:rPr>
        <w:annotationRef/>
      </w:r>
      <w:r>
        <w:t xml:space="preserve">[nit] Maybe make this the last option instead of the first, since the main thrust of the package is that we </w:t>
      </w:r>
      <w:r>
        <w:rPr>
          <w:i/>
          <w:iCs/>
        </w:rPr>
        <w:t>can</w:t>
      </w:r>
      <w:r>
        <w:t xml:space="preserve"> aggregate across studies? This is more of a, “Even if you can’t, you can still use our package” option…</w:t>
      </w:r>
    </w:p>
  </w:comment>
  <w:comment w:id="357" w:author="Elizabeth Stuart" w:date="2025-08-01T17:02:00Z" w:initials="ES">
    <w:p w14:paraId="7752B9AF" w14:textId="77777777" w:rsidR="004005CE" w:rsidRDefault="004005CE" w:rsidP="004005CE">
      <w:pPr>
        <w:pStyle w:val="CommentText"/>
      </w:pPr>
      <w:r>
        <w:rPr>
          <w:rStyle w:val="CommentReference"/>
        </w:rPr>
        <w:annotationRef/>
      </w:r>
      <w:r>
        <w:t>I like that idea.</w:t>
      </w:r>
    </w:p>
  </w:comment>
  <w:comment w:id="360" w:author="Daniel Obeng" w:date="2025-07-31T16:31:00Z" w:initials="DO">
    <w:p w14:paraId="52CB5860" w14:textId="64DF8777" w:rsidR="00AE38DE" w:rsidRDefault="00AE38DE">
      <w:pPr>
        <w:pStyle w:val="CommentText"/>
      </w:pPr>
      <w:r>
        <w:rPr>
          <w:rStyle w:val="CommentReference"/>
        </w:rPr>
        <w:annotationRef/>
      </w:r>
      <w:r>
        <w:t>[nit] When should CATE be singular and when should CATE be plural (i.e., CATEs)? Did we estimate “the” CATE or did we estimate a bunch of individual CATEs for each subject in the dataset?</w:t>
      </w:r>
    </w:p>
  </w:comment>
  <w:comment w:id="361" w:author="Elizabeth Stuart" w:date="2025-08-01T17:26:00Z" w:initials="ES">
    <w:p w14:paraId="0FAB3F21" w14:textId="1A3BCAF3" w:rsidR="002F50C6" w:rsidRDefault="002F50C6">
      <w:pPr>
        <w:pStyle w:val="CommentText"/>
      </w:pPr>
      <w:r>
        <w:rPr>
          <w:rStyle w:val="CommentReference"/>
        </w:rPr>
        <w:annotationRef/>
      </w:r>
      <w:r>
        <w:t>I was wondering the same thing!  Let’s just go with something that seemsr easonable.  I forget what we did in the paper!</w:t>
      </w:r>
    </w:p>
  </w:comment>
  <w:comment w:id="362" w:author="Kyungeun Jeon" w:date="2025-09-04T17:52:00Z" w:initials="KJ">
    <w:p w14:paraId="74A6665A" w14:textId="77777777" w:rsidR="00C970F1" w:rsidRDefault="00C970F1" w:rsidP="00C970F1">
      <w:r>
        <w:rPr>
          <w:rStyle w:val="CommentReference"/>
        </w:rPr>
        <w:annotationRef/>
      </w:r>
      <w:r>
        <w:rPr>
          <w:sz w:val="20"/>
          <w:szCs w:val="20"/>
        </w:rPr>
        <w:t>I found singular is used generally, and CATEs is used only to refer to the multiple CATEs by models. I will unify the singular version CATE.</w:t>
      </w:r>
    </w:p>
  </w:comment>
  <w:comment w:id="363" w:author="Daniel Obeng" w:date="2025-07-31T16:32:00Z" w:initials="DO">
    <w:p w14:paraId="05E8AFC7" w14:textId="4844579E" w:rsidR="00AE38DE" w:rsidRDefault="00AE38DE">
      <w:pPr>
        <w:pStyle w:val="CommentText"/>
      </w:pPr>
      <w:r>
        <w:rPr>
          <w:rStyle w:val="CommentReference"/>
        </w:rPr>
        <w:annotationRef/>
      </w:r>
      <w:r>
        <w:t>According to the table above this is not unique to multicate – all of the other R packages can do this as well.</w:t>
      </w:r>
    </w:p>
  </w:comment>
  <w:comment w:id="369" w:author="Daniel Obeng" w:date="2025-07-31T16:34:00Z" w:initials="DO">
    <w:p w14:paraId="164AACCC" w14:textId="63A1498F" w:rsidR="00AE38DE" w:rsidRDefault="00AE38DE">
      <w:pPr>
        <w:pStyle w:val="CommentText"/>
      </w:pPr>
      <w:r>
        <w:rPr>
          <w:rStyle w:val="CommentReference"/>
        </w:rPr>
        <w:annotationRef/>
      </w:r>
      <w:r>
        <w:t>Instead of putting the example in here as a clause, can we break it out as the next sentence or two and flesh out the scenario where we’ve estimate CATE(s) from a set of trials and now want to predict CATE(s) for a different group of people?</w:t>
      </w:r>
    </w:p>
  </w:comment>
  <w:comment w:id="370" w:author="Elizabeth Stuart" w:date="2025-08-01T17:27:00Z" w:initials="ES">
    <w:p w14:paraId="695AD99B" w14:textId="54889283" w:rsidR="002F50C6" w:rsidRDefault="002F50C6">
      <w:pPr>
        <w:pStyle w:val="CommentText"/>
      </w:pPr>
      <w:r>
        <w:rPr>
          <w:rStyle w:val="CommentReference"/>
        </w:rPr>
        <w:annotationRef/>
      </w:r>
      <w:r>
        <w:t>I like that idea.</w:t>
      </w:r>
    </w:p>
  </w:comment>
  <w:comment w:id="377" w:author="Daniel Obeng" w:date="2025-07-31T16:35:00Z" w:initials="DO">
    <w:p w14:paraId="3099D52F" w14:textId="72E43BD8" w:rsidR="00AE38DE" w:rsidRDefault="00AE38DE">
      <w:pPr>
        <w:pStyle w:val="CommentText"/>
      </w:pPr>
      <w:r>
        <w:rPr>
          <w:rStyle w:val="CommentReference"/>
        </w:rPr>
        <w:annotationRef/>
      </w:r>
      <w:r>
        <w:t>This could be the subsequent example I’m looking for, but again – maybe just some additional words to paint the full motivation?</w:t>
      </w:r>
    </w:p>
  </w:comment>
  <w:comment w:id="378" w:author="Kyungeun Jeon" w:date="2025-09-04T17:58:00Z" w:initials="KJ">
    <w:p w14:paraId="15BE42D0" w14:textId="77777777" w:rsidR="00C970F1" w:rsidRDefault="00C970F1" w:rsidP="00C970F1">
      <w:r>
        <w:rPr>
          <w:rStyle w:val="CommentReference"/>
        </w:rPr>
        <w:annotationRef/>
      </w:r>
      <w:r>
        <w:rPr>
          <w:sz w:val="20"/>
          <w:szCs w:val="20"/>
        </w:rPr>
        <w:t>For the full motivation, I added a scenario before this sentence! Is my understanding correct?</w:t>
      </w:r>
    </w:p>
  </w:comment>
  <w:comment w:id="384" w:author="Elizabeth Stuart" w:date="2025-08-01T17:27:00Z" w:initials="ES">
    <w:p w14:paraId="12EAE431" w14:textId="36796C97" w:rsidR="002F50C6" w:rsidRDefault="002F50C6">
      <w:pPr>
        <w:pStyle w:val="CommentText"/>
      </w:pPr>
      <w:r>
        <w:rPr>
          <w:rStyle w:val="CommentReference"/>
        </w:rPr>
        <w:annotationRef/>
      </w:r>
      <w:r>
        <w:t>For non R experts should we clarify what S3 generic function means?</w:t>
      </w:r>
    </w:p>
  </w:comment>
  <w:comment w:id="385" w:author="Kyungeun Jeon" w:date="2025-09-04T18:05:00Z" w:initials="KJ">
    <w:p w14:paraId="271AAFD8" w14:textId="77777777" w:rsidR="00C51169" w:rsidRDefault="00C51169" w:rsidP="00C51169">
      <w:r>
        <w:rPr>
          <w:rStyle w:val="CommentReference"/>
        </w:rPr>
        <w:annotationRef/>
      </w:r>
      <w:r>
        <w:rPr>
          <w:sz w:val="20"/>
          <w:szCs w:val="20"/>
        </w:rPr>
        <w:t>I added a short explanation.</w:t>
      </w:r>
    </w:p>
  </w:comment>
  <w:comment w:id="387" w:author="Daniel Obeng" w:date="2025-07-31T16:44:00Z" w:initials="DO">
    <w:p w14:paraId="1AD51AF4" w14:textId="0A79FD91" w:rsidR="00AE38DE" w:rsidRDefault="00AE38DE">
      <w:pPr>
        <w:pStyle w:val="CommentText"/>
      </w:pPr>
      <w:r>
        <w:rPr>
          <w:rStyle w:val="CommentReference"/>
        </w:rPr>
        <w:annotationRef/>
      </w:r>
      <w:r>
        <w:t>I think the point that prediction requires study-specific estimates of the CATE (i.e., can’t be done using pooling by indicator or ensemble forest) should be stated more clearly at the start of this section. The unassuming reader may miss this important caveat (I almost did and I was in the conversations about it).</w:t>
      </w:r>
    </w:p>
    <w:p w14:paraId="0AC231FD" w14:textId="77777777" w:rsidR="00AE38DE" w:rsidRDefault="00AE38DE">
      <w:pPr>
        <w:pStyle w:val="CommentText"/>
      </w:pPr>
    </w:p>
    <w:p w14:paraId="4B2E27D9" w14:textId="4C3AEF36" w:rsidR="00AE38DE" w:rsidRDefault="00AE38DE">
      <w:pPr>
        <w:pStyle w:val="CommentText"/>
        <w:rPr>
          <w:rFonts w:hint="eastAsia"/>
          <w:lang w:eastAsia="ko-KR"/>
        </w:rPr>
      </w:pPr>
      <w:r>
        <w:t xml:space="preserve">To that end, this two-stage meta analysis process is not specific to the predict() S3 method; it’s a recommended (required?) overall workflow that involves both estimation and subsequent prediction. </w:t>
      </w:r>
    </w:p>
  </w:comment>
  <w:comment w:id="388" w:author="Elizabeth Stuart" w:date="2025-08-01T17:28:00Z" w:initials="ES">
    <w:p w14:paraId="5A8C8D2C" w14:textId="7D9A659E" w:rsidR="002F50C6" w:rsidRDefault="002F50C6">
      <w:pPr>
        <w:pStyle w:val="CommentText"/>
      </w:pPr>
      <w:r>
        <w:rPr>
          <w:rStyle w:val="CommentReference"/>
        </w:rPr>
        <w:annotationRef/>
      </w:r>
      <w:r>
        <w:t>Will be good to cite your 3</w:t>
      </w:r>
      <w:r w:rsidRPr="002F50C6">
        <w:rPr>
          <w:vertAlign w:val="superscript"/>
        </w:rPr>
        <w:t>rd</w:t>
      </w:r>
      <w:r>
        <w:t xml:space="preserve"> dissertation paper when we can.  Or is it on arxiv for now?</w:t>
      </w:r>
    </w:p>
  </w:comment>
  <w:comment w:id="389" w:author="Elizabeth Stuart" w:date="2025-08-01T17:44:00Z" w:initials="ES">
    <w:p w14:paraId="38F894F8" w14:textId="12FB1E36" w:rsidR="000934CB" w:rsidRDefault="000934CB">
      <w:pPr>
        <w:pStyle w:val="CommentText"/>
      </w:pPr>
      <w:r>
        <w:rPr>
          <w:rStyle w:val="CommentReference"/>
        </w:rPr>
        <w:annotationRef/>
      </w:r>
      <w:r>
        <w:t>I wonder if we should include a few more sentences about how the prediction works if study specific CATEs were obtained, since that part might not be obvious?</w:t>
      </w:r>
    </w:p>
  </w:comment>
  <w:comment w:id="390" w:author="Elizabeth Stuart" w:date="2025-08-01T17:41:00Z" w:initials="ES">
    <w:p w14:paraId="1DB91DC7" w14:textId="4C6F5A60" w:rsidR="002F50C6" w:rsidRDefault="002F50C6">
      <w:pPr>
        <w:pStyle w:val="CommentText"/>
        <w:rPr>
          <w:lang w:eastAsia="ko-KR"/>
        </w:rPr>
      </w:pPr>
      <w:r>
        <w:rPr>
          <w:rStyle w:val="CommentReference"/>
        </w:rPr>
        <w:annotationRef/>
      </w:r>
      <w:r>
        <w:t>Clarify how to do this?  Or is that is what is meant in the next stencne?</w:t>
      </w:r>
    </w:p>
  </w:comment>
  <w:comment w:id="391" w:author="Kyungeun Jeon" w:date="2025-09-04T18:14:00Z" w:initials="KJ">
    <w:p w14:paraId="09FF6404" w14:textId="77777777" w:rsidR="00BD506C" w:rsidRDefault="00BD506C" w:rsidP="00BD506C">
      <w:r>
        <w:rPr>
          <w:rStyle w:val="CommentReference"/>
        </w:rPr>
        <w:annotationRef/>
      </w:r>
      <w:r>
        <w:rPr>
          <w:sz w:val="20"/>
          <w:szCs w:val="20"/>
        </w:rPr>
        <w:t>I added additional description.</w:t>
      </w:r>
    </w:p>
  </w:comment>
  <w:comment w:id="395" w:author="Elizabeth Stuart" w:date="2025-08-01T17:41:00Z" w:initials="ES">
    <w:p w14:paraId="76C9854A" w14:textId="555E923A" w:rsidR="002F50C6" w:rsidRDefault="002F50C6">
      <w:pPr>
        <w:pStyle w:val="CommentText"/>
      </w:pPr>
      <w:r>
        <w:rPr>
          <w:rStyle w:val="CommentReference"/>
        </w:rPr>
        <w:annotationRef/>
      </w:r>
      <w:r>
        <w:t>Although why is this more of an issue if they are observational studies?  I’m not sure I’m following the connection.</w:t>
      </w:r>
    </w:p>
  </w:comment>
  <w:comment w:id="406" w:author="Elizabeth Stuart" w:date="2025-08-01T17:42:00Z" w:initials="ES">
    <w:p w14:paraId="5879F9D1" w14:textId="0673FFAA" w:rsidR="004148EC" w:rsidRDefault="004148EC">
      <w:pPr>
        <w:pStyle w:val="CommentText"/>
      </w:pPr>
      <w:r>
        <w:rPr>
          <w:rStyle w:val="CommentReference"/>
        </w:rPr>
        <w:annotationRef/>
      </w:r>
      <w:r>
        <w:t>Maybe expand this to “underestimate the CATE’s, leading to estimates closer to 0 than they should be”???</w:t>
      </w:r>
    </w:p>
  </w:comment>
  <w:comment w:id="415" w:author="Elizabeth Stuart" w:date="2025-08-01T17:43:00Z" w:initials="ES">
    <w:p w14:paraId="114F636B" w14:textId="1A0F5136" w:rsidR="000934CB" w:rsidRDefault="000934CB">
      <w:pPr>
        <w:pStyle w:val="CommentText"/>
      </w:pPr>
      <w:r>
        <w:rPr>
          <w:rStyle w:val="CommentReference"/>
        </w:rPr>
        <w:annotationRef/>
      </w:r>
      <w:r>
        <w:t>I tend to avoid “we”; I would try to rewrite more as “X method”</w:t>
      </w:r>
    </w:p>
  </w:comment>
  <w:comment w:id="425" w:author="Elizabeth Stuart" w:date="2025-08-01T17:44:00Z" w:initials="ES">
    <w:p w14:paraId="7FF9D354" w14:textId="47E3FF46" w:rsidR="000934CB" w:rsidRDefault="000934CB">
      <w:pPr>
        <w:pStyle w:val="CommentText"/>
      </w:pPr>
      <w:r>
        <w:rPr>
          <w:rStyle w:val="CommentReference"/>
        </w:rPr>
        <w:annotationRef/>
      </w:r>
      <w:r>
        <w:t>Per my point above I think we need to clarify, though, how this works, given that the people we are predicting for don’t come from a study.</w:t>
      </w:r>
    </w:p>
  </w:comment>
  <w:comment w:id="426" w:author="Elizabeth Stuart" w:date="2025-08-01T17:46:00Z" w:initials="ES">
    <w:p w14:paraId="496CBD7C" w14:textId="22248448" w:rsidR="00526206" w:rsidRDefault="00526206">
      <w:pPr>
        <w:pStyle w:val="CommentText"/>
      </w:pPr>
      <w:r>
        <w:rPr>
          <w:rStyle w:val="CommentReference"/>
        </w:rPr>
        <w:annotationRef/>
      </w:r>
      <w:r>
        <w:t>This might be too much work but would it be worth integrating these above? Maybe too hard since you don’t have a running example though.</w:t>
      </w:r>
    </w:p>
  </w:comment>
  <w:comment w:id="428" w:author="Elizabeth Stuart" w:date="2025-08-01T17:46:00Z" w:initials="ES">
    <w:p w14:paraId="6D7418DF" w14:textId="2279E3E0" w:rsidR="00240747" w:rsidRDefault="00240747">
      <w:pPr>
        <w:pStyle w:val="CommentText"/>
        <w:rPr>
          <w:lang w:eastAsia="ko-KR"/>
        </w:rPr>
      </w:pPr>
      <w:r>
        <w:rPr>
          <w:rStyle w:val="CommentReference"/>
        </w:rPr>
        <w:annotationRef/>
      </w:r>
      <w:r>
        <w:t>This is where a set of bullet points might help distinguish these and talk about each, perhaps a sentence or two about each?  And label the panels in the figure so people can connect the text to the figure?</w:t>
      </w:r>
    </w:p>
  </w:comment>
  <w:comment w:id="429" w:author="Kyungeun Jeon" w:date="2025-09-04T18:38:00Z" w:initials="KJ">
    <w:p w14:paraId="3B9CF150" w14:textId="77777777" w:rsidR="00F0043E" w:rsidRDefault="00F0043E" w:rsidP="00F0043E">
      <w:r>
        <w:rPr>
          <w:rStyle w:val="CommentReference"/>
        </w:rPr>
        <w:annotationRef/>
      </w:r>
      <w:r>
        <w:rPr>
          <w:sz w:val="20"/>
          <w:szCs w:val="20"/>
        </w:rPr>
        <w:t>I added the labels to the image and more explanations.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BE3B6F3" w15:done="0"/>
  <w15:commentEx w15:paraId="16289C34" w15:done="1"/>
  <w15:commentEx w15:paraId="2935963B" w15:paraIdParent="16289C34" w15:done="1"/>
  <w15:commentEx w15:paraId="4EEEA94D" w15:paraIdParent="16289C34" w15:done="1"/>
  <w15:commentEx w15:paraId="272DDE03" w15:done="1"/>
  <w15:commentEx w15:paraId="5C13A7EA" w15:done="1"/>
  <w15:commentEx w15:paraId="47A48E6B" w15:paraIdParent="5C13A7EA" w15:done="1"/>
  <w15:commentEx w15:paraId="01D04391" w15:done="0"/>
  <w15:commentEx w15:paraId="0DF394A3" w15:paraIdParent="01D04391" w15:done="0"/>
  <w15:commentEx w15:paraId="7FB08907" w15:done="1"/>
  <w15:commentEx w15:paraId="116EDF29" w15:done="1"/>
  <w15:commentEx w15:paraId="41BE640D" w15:done="1"/>
  <w15:commentEx w15:paraId="761710D3" w15:done="1"/>
  <w15:commentEx w15:paraId="20AB7CC5" w15:done="1"/>
  <w15:commentEx w15:paraId="7EC4DA3D" w15:paraIdParent="20AB7CC5" w15:done="1"/>
  <w15:commentEx w15:paraId="6AD073E2" w15:done="1"/>
  <w15:commentEx w15:paraId="126ABF4B" w15:paraIdParent="6AD073E2" w15:done="1"/>
  <w15:commentEx w15:paraId="30FE26B7" w15:done="1"/>
  <w15:commentEx w15:paraId="5AB1CCBD" w15:paraIdParent="30FE26B7" w15:done="1"/>
  <w15:commentEx w15:paraId="59C49157" w15:paraIdParent="30FE26B7" w15:done="1"/>
  <w15:commentEx w15:paraId="601C7DA3" w15:done="1"/>
  <w15:commentEx w15:paraId="2FD6EFEE" w15:paraIdParent="601C7DA3" w15:done="1"/>
  <w15:commentEx w15:paraId="2982F825" w15:paraIdParent="601C7DA3" w15:done="1"/>
  <w15:commentEx w15:paraId="1418CF4D" w15:done="0"/>
  <w15:commentEx w15:paraId="1523521D" w15:paraIdParent="1418CF4D" w15:done="0"/>
  <w15:commentEx w15:paraId="10D26E50" w15:done="1"/>
  <w15:commentEx w15:paraId="05DB084B" w15:paraIdParent="10D26E50" w15:done="1"/>
  <w15:commentEx w15:paraId="75DAF744" w15:done="1"/>
  <w15:commentEx w15:paraId="3F07AC33" w15:paraIdParent="75DAF744" w15:done="1"/>
  <w15:commentEx w15:paraId="60B00D82" w15:done="1"/>
  <w15:commentEx w15:paraId="69FA550A" w15:paraIdParent="60B00D82" w15:done="1"/>
  <w15:commentEx w15:paraId="03617804" w15:done="1"/>
  <w15:commentEx w15:paraId="4EF66940" w15:paraIdParent="03617804" w15:done="1"/>
  <w15:commentEx w15:paraId="19CE28B9" w15:paraIdParent="03617804" w15:done="1"/>
  <w15:commentEx w15:paraId="353BE345" w15:done="1"/>
  <w15:commentEx w15:paraId="7C4BBC58" w15:paraIdParent="353BE345" w15:done="1"/>
  <w15:commentEx w15:paraId="59BC0DB3" w15:paraIdParent="353BE345" w15:done="1"/>
  <w15:commentEx w15:paraId="6DCF5EBD" w15:done="1"/>
  <w15:commentEx w15:paraId="308FBAA4" w15:paraIdParent="6DCF5EBD" w15:done="1"/>
  <w15:commentEx w15:paraId="5532D8C4" w15:done="1"/>
  <w15:commentEx w15:paraId="21FE066F" w15:paraIdParent="5532D8C4" w15:done="1"/>
  <w15:commentEx w15:paraId="6EB83531" w15:done="1"/>
  <w15:commentEx w15:paraId="2E7F6E89" w15:paraIdParent="6EB83531" w15:done="1"/>
  <w15:commentEx w15:paraId="26EB2CFB" w15:done="1"/>
  <w15:commentEx w15:paraId="31B43C09" w15:paraIdParent="26EB2CFB" w15:done="1"/>
  <w15:commentEx w15:paraId="1135F820" w15:done="1"/>
  <w15:commentEx w15:paraId="144E85E7" w15:paraIdParent="1135F820" w15:done="1"/>
  <w15:commentEx w15:paraId="33FD9994" w15:done="1"/>
  <w15:commentEx w15:paraId="39D2FCCE" w15:paraIdParent="33FD9994" w15:done="1"/>
  <w15:commentEx w15:paraId="4463DCA7" w15:paraIdParent="33FD9994" w15:done="1"/>
  <w15:commentEx w15:paraId="1F5AFE21" w15:done="0"/>
  <w15:commentEx w15:paraId="57CFF9E2" w15:done="1"/>
  <w15:commentEx w15:paraId="7ED98E17" w15:paraIdParent="57CFF9E2" w15:done="1"/>
  <w15:commentEx w15:paraId="75804E36" w15:done="0"/>
  <w15:commentEx w15:paraId="73C2C7A1" w15:done="1"/>
  <w15:commentEx w15:paraId="1C3043A3" w15:paraIdParent="73C2C7A1" w15:done="1"/>
  <w15:commentEx w15:paraId="6650FDFD" w15:paraIdParent="73C2C7A1" w15:done="1"/>
  <w15:commentEx w15:paraId="633D1F6C" w15:done="1"/>
  <w15:commentEx w15:paraId="223C3818" w15:paraIdParent="633D1F6C" w15:done="1"/>
  <w15:commentEx w15:paraId="6BA23116" w15:done="1"/>
  <w15:commentEx w15:paraId="633FEE04" w15:done="0"/>
  <w15:commentEx w15:paraId="15286AF2" w15:done="0"/>
  <w15:commentEx w15:paraId="0F781A42" w15:done="1"/>
  <w15:commentEx w15:paraId="5EAF4961" w15:paraIdParent="0F781A42" w15:done="1"/>
  <w15:commentEx w15:paraId="4EFD958F" w15:done="0"/>
  <w15:commentEx w15:paraId="39F951BC" w15:paraIdParent="4EFD958F" w15:done="0"/>
  <w15:commentEx w15:paraId="3F714437" w15:done="1"/>
  <w15:commentEx w15:paraId="7752B9AF" w15:paraIdParent="3F714437" w15:done="1"/>
  <w15:commentEx w15:paraId="52CB5860" w15:done="1"/>
  <w15:commentEx w15:paraId="0FAB3F21" w15:paraIdParent="52CB5860" w15:done="1"/>
  <w15:commentEx w15:paraId="74A6665A" w15:paraIdParent="52CB5860" w15:done="1"/>
  <w15:commentEx w15:paraId="05E8AFC7" w15:done="0"/>
  <w15:commentEx w15:paraId="164AACCC" w15:done="1"/>
  <w15:commentEx w15:paraId="695AD99B" w15:paraIdParent="164AACCC" w15:done="1"/>
  <w15:commentEx w15:paraId="3099D52F" w15:done="0"/>
  <w15:commentEx w15:paraId="15BE42D0" w15:paraIdParent="3099D52F" w15:done="0"/>
  <w15:commentEx w15:paraId="12EAE431" w15:done="1"/>
  <w15:commentEx w15:paraId="271AAFD8" w15:paraIdParent="12EAE431" w15:done="1"/>
  <w15:commentEx w15:paraId="4B2E27D9" w15:done="0"/>
  <w15:commentEx w15:paraId="5A8C8D2C" w15:done="0"/>
  <w15:commentEx w15:paraId="38F894F8" w15:done="0"/>
  <w15:commentEx w15:paraId="1DB91DC7" w15:done="1"/>
  <w15:commentEx w15:paraId="09FF6404" w15:paraIdParent="1DB91DC7" w15:done="1"/>
  <w15:commentEx w15:paraId="76C9854A" w15:done="0"/>
  <w15:commentEx w15:paraId="5879F9D1" w15:done="1"/>
  <w15:commentEx w15:paraId="114F636B" w15:done="1"/>
  <w15:commentEx w15:paraId="7FF9D354" w15:done="0"/>
  <w15:commentEx w15:paraId="496CBD7C" w15:done="0"/>
  <w15:commentEx w15:paraId="6D7418DF" w15:done="1"/>
  <w15:commentEx w15:paraId="3B9CF150" w15:paraIdParent="6D7418D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04D97FD" w16cex:dateUtc="2025-09-04T18:41:00Z"/>
  <w16cex:commentExtensible w16cex:durableId="3E1BA61B" w16cex:dateUtc="2025-07-31T16:52:00Z"/>
  <w16cex:commentExtensible w16cex:durableId="44576AD0" w16cex:dateUtc="2025-09-04T18:56:00Z"/>
  <w16cex:commentExtensible w16cex:durableId="1F82EE2E" w16cex:dateUtc="2025-09-04T19:00:00Z"/>
  <w16cex:commentExtensible w16cex:durableId="77E506B4" w16cex:dateUtc="2025-09-04T19:02:00Z"/>
  <w16cex:commentExtensible w16cex:durableId="57EE5230" w16cex:dateUtc="2025-09-04T19:16:00Z"/>
  <w16cex:commentExtensible w16cex:durableId="67A25675" w16cex:dateUtc="2025-07-31T17:00:00Z"/>
  <w16cex:commentExtensible w16cex:durableId="7113E742" w16cex:dateUtc="2025-09-04T19:10:00Z"/>
  <w16cex:commentExtensible w16cex:durableId="7D1E1838" w16cex:dateUtc="2025-07-31T17:02:00Z"/>
  <w16cex:commentExtensible w16cex:durableId="3D92E0FD" w16cex:dateUtc="2025-09-04T19:17:00Z"/>
  <w16cex:commentExtensible w16cex:durableId="7D87F8B8" w16cex:dateUtc="2025-07-31T17:20:00Z"/>
  <w16cex:commentExtensible w16cex:durableId="48269B55" w16cex:dateUtc="2025-09-04T19:21:00Z"/>
  <w16cex:commentExtensible w16cex:durableId="2DB0EB83" w16cex:dateUtc="2025-07-31T17:30:00Z"/>
  <w16cex:commentExtensible w16cex:durableId="48524122" w16cex:dateUtc="2025-09-04T19:27:00Z"/>
  <w16cex:commentExtensible w16cex:durableId="7DA53770" w16cex:dateUtc="2025-07-31T17:31:00Z"/>
  <w16cex:commentExtensible w16cex:durableId="3F5BB864" w16cex:dateUtc="2025-09-04T19:25:00Z"/>
  <w16cex:commentExtensible w16cex:durableId="01B3C653" w16cex:dateUtc="2025-09-05T21:07:00Z"/>
  <w16cex:commentExtensible w16cex:durableId="4555BF7A" w16cex:dateUtc="2025-07-31T17:38:00Z"/>
  <w16cex:commentExtensible w16cex:durableId="70C93048" w16cex:dateUtc="2025-09-04T19:48:00Z"/>
  <w16cex:commentExtensible w16cex:durableId="6664CFBD" w16cex:dateUtc="2025-07-31T17:47:00Z"/>
  <w16cex:commentExtensible w16cex:durableId="27E0F825" w16cex:dateUtc="2025-09-05T18:49:00Z"/>
  <w16cex:commentExtensible w16cex:durableId="2C8A0BD7" w16cex:dateUtc="2025-07-31T17:49:00Z"/>
  <w16cex:commentExtensible w16cex:durableId="33CBAB49" w16cex:dateUtc="2025-09-04T19:54:00Z"/>
  <w16cex:commentExtensible w16cex:durableId="68A36AEF" w16cex:dateUtc="2025-09-04T19:58:00Z"/>
  <w16cex:commentExtensible w16cex:durableId="644F7FBD" w16cex:dateUtc="2025-09-04T19:55:00Z"/>
  <w16cex:commentExtensible w16cex:durableId="141B31FD" w16cex:dateUtc="2025-07-31T17:51:00Z"/>
  <w16cex:commentExtensible w16cex:durableId="1B8F73F1" w16cex:dateUtc="2025-09-04T19:58:00Z"/>
  <w16cex:commentExtensible w16cex:durableId="4F87C637" w16cex:dateUtc="2025-09-04T20:05:00Z"/>
  <w16cex:commentExtensible w16cex:durableId="1AC190BB" w16cex:dateUtc="2025-07-31T19:41:00Z"/>
  <w16cex:commentExtensible w16cex:durableId="601C729C" w16cex:dateUtc="2025-07-31T19:43:00Z"/>
  <w16cex:commentExtensible w16cex:durableId="116E7A3C" w16cex:dateUtc="2025-09-04T21:19:00Z"/>
  <w16cex:commentExtensible w16cex:durableId="428B8F62" w16cex:dateUtc="2025-07-31T19:45:00Z"/>
  <w16cex:commentExtensible w16cex:durableId="6942D443" w16cex:dateUtc="2025-09-04T21:31:00Z"/>
  <w16cex:commentExtensible w16cex:durableId="528DB7DC" w16cex:dateUtc="2025-07-31T20:13:00Z"/>
  <w16cex:commentExtensible w16cex:durableId="484DBE29" w16cex:dateUtc="2025-09-04T21:33:00Z"/>
  <w16cex:commentExtensible w16cex:durableId="2E709883" w16cex:dateUtc="2025-07-31T20:22:00Z"/>
  <w16cex:commentExtensible w16cex:durableId="5BCAD6D0" w16cex:dateUtc="2025-07-31T20:24:00Z">
    <w16cex:extLst>
      <w16:ext w16:uri="{CE6994B0-6A32-4C9F-8C6B-6E91EDA988CE}">
        <cr:reactions xmlns:cr="http://schemas.microsoft.com/office/comments/2020/reactions">
          <cr:reaction reactionType="1">
            <cr:reactionInfo dateUtc="2025-09-04T21:34:52Z">
              <cr:user userId="S::kjeon4@jh.edu::79fda8ed-211a-441a-a230-e15980d70c94" userProvider="AD" userName="Kyungeun Jeon"/>
            </cr:reactionInfo>
          </cr:reaction>
        </cr:reactions>
      </w16:ext>
    </w16cex:extLst>
  </w16cex:commentExtensible>
  <w16cex:commentExtensible w16cex:durableId="48ED025B" w16cex:dateUtc="2025-07-31T20:26:00Z"/>
  <w16cex:commentExtensible w16cex:durableId="01130916" w16cex:dateUtc="2025-07-31T20:26:00Z"/>
  <w16cex:commentExtensible w16cex:durableId="7DA4A806" w16cex:dateUtc="2025-07-31T20:30:00Z"/>
  <w16cex:commentExtensible w16cex:durableId="66A00B97" w16cex:dateUtc="2025-09-05T18:53:00Z"/>
  <w16cex:commentExtensible w16cex:durableId="73C02146" w16cex:dateUtc="2025-07-31T20:22:00Z"/>
  <w16cex:commentExtensible w16cex:durableId="526CEE04" w16cex:dateUtc="2025-07-31T20:31:00Z"/>
  <w16cex:commentExtensible w16cex:durableId="30C1275F" w16cex:dateUtc="2025-09-04T21:52:00Z"/>
  <w16cex:commentExtensible w16cex:durableId="4E34A6D2" w16cex:dateUtc="2025-07-31T20:32:00Z"/>
  <w16cex:commentExtensible w16cex:durableId="242ACE36" w16cex:dateUtc="2025-07-31T20:34:00Z"/>
  <w16cex:commentExtensible w16cex:durableId="3EB1DCD6" w16cex:dateUtc="2025-07-31T20:35:00Z"/>
  <w16cex:commentExtensible w16cex:durableId="178B5CCC" w16cex:dateUtc="2025-09-04T21:58:00Z"/>
  <w16cex:commentExtensible w16cex:durableId="4B10DA11" w16cex:dateUtc="2025-09-04T22:05:00Z"/>
  <w16cex:commentExtensible w16cex:durableId="553751D8" w16cex:dateUtc="2025-07-31T20:44:00Z"/>
  <w16cex:commentExtensible w16cex:durableId="5AD6DBA8" w16cex:dateUtc="2025-09-04T22:14:00Z"/>
  <w16cex:commentExtensible w16cex:durableId="53DA044E" w16cex:dateUtc="2025-09-04T22: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BE3B6F3" w16cid:durableId="204D97FD"/>
  <w16cid:commentId w16cid:paraId="16289C34" w16cid:durableId="3E1BA61B"/>
  <w16cid:commentId w16cid:paraId="2935963B" w16cid:durableId="2C3765BD"/>
  <w16cid:commentId w16cid:paraId="4EEEA94D" w16cid:durableId="44576AD0"/>
  <w16cid:commentId w16cid:paraId="272DDE03" w16cid:durableId="2C3765DD"/>
  <w16cid:commentId w16cid:paraId="5C13A7EA" w16cid:durableId="2C3765FF"/>
  <w16cid:commentId w16cid:paraId="47A48E6B" w16cid:durableId="1F82EE2E"/>
  <w16cid:commentId w16cid:paraId="01D04391" w16cid:durableId="2C3770D5"/>
  <w16cid:commentId w16cid:paraId="0DF394A3" w16cid:durableId="77E506B4"/>
  <w16cid:commentId w16cid:paraId="7FB08907" w16cid:durableId="2C37661B"/>
  <w16cid:commentId w16cid:paraId="116EDF29" w16cid:durableId="2C376759"/>
  <w16cid:commentId w16cid:paraId="41BE640D" w16cid:durableId="2C376770"/>
  <w16cid:commentId w16cid:paraId="761710D3" w16cid:durableId="2C376799"/>
  <w16cid:commentId w16cid:paraId="20AB7CC5" w16cid:durableId="2C3767C9"/>
  <w16cid:commentId w16cid:paraId="7EC4DA3D" w16cid:durableId="57EE5230"/>
  <w16cid:commentId w16cid:paraId="6AD073E2" w16cid:durableId="67A25675"/>
  <w16cid:commentId w16cid:paraId="126ABF4B" w16cid:durableId="7113E742"/>
  <w16cid:commentId w16cid:paraId="30FE26B7" w16cid:durableId="7D1E1838"/>
  <w16cid:commentId w16cid:paraId="5AB1CCBD" w16cid:durableId="2C376A6B"/>
  <w16cid:commentId w16cid:paraId="59C49157" w16cid:durableId="3D92E0FD"/>
  <w16cid:commentId w16cid:paraId="601C7DA3" w16cid:durableId="7D87F8B8"/>
  <w16cid:commentId w16cid:paraId="2FD6EFEE" w16cid:durableId="2C376A82"/>
  <w16cid:commentId w16cid:paraId="2982F825" w16cid:durableId="48269B55"/>
  <w16cid:commentId w16cid:paraId="1418CF4D" w16cid:durableId="2DB0EB83"/>
  <w16cid:commentId w16cid:paraId="1523521D" w16cid:durableId="48524122"/>
  <w16cid:commentId w16cid:paraId="10D26E50" w16cid:durableId="7DA53770"/>
  <w16cid:commentId w16cid:paraId="05DB084B" w16cid:durableId="3F5BB864"/>
  <w16cid:commentId w16cid:paraId="75DAF744" w16cid:durableId="2C376AC6"/>
  <w16cid:commentId w16cid:paraId="3F07AC33" w16cid:durableId="01B3C653"/>
  <w16cid:commentId w16cid:paraId="60B00D82" w16cid:durableId="4555BF7A"/>
  <w16cid:commentId w16cid:paraId="69FA550A" w16cid:durableId="70C93048"/>
  <w16cid:commentId w16cid:paraId="03617804" w16cid:durableId="6664CFBD"/>
  <w16cid:commentId w16cid:paraId="4EF66940" w16cid:durableId="2C376D99"/>
  <w16cid:commentId w16cid:paraId="19CE28B9" w16cid:durableId="27E0F825"/>
  <w16cid:commentId w16cid:paraId="353BE345" w16cid:durableId="2C8A0BD7"/>
  <w16cid:commentId w16cid:paraId="7C4BBC58" w16cid:durableId="2C376E80"/>
  <w16cid:commentId w16cid:paraId="59BC0DB3" w16cid:durableId="33CBAB49"/>
  <w16cid:commentId w16cid:paraId="6DCF5EBD" w16cid:durableId="2C376E14"/>
  <w16cid:commentId w16cid:paraId="308FBAA4" w16cid:durableId="68A36AEF"/>
  <w16cid:commentId w16cid:paraId="5532D8C4" w16cid:durableId="2C376E57"/>
  <w16cid:commentId w16cid:paraId="21FE066F" w16cid:durableId="644F7FBD"/>
  <w16cid:commentId w16cid:paraId="6EB83531" w16cid:durableId="141B31FD"/>
  <w16cid:commentId w16cid:paraId="2E7F6E89" w16cid:durableId="1B8F73F1"/>
  <w16cid:commentId w16cid:paraId="26EB2CFB" w16cid:durableId="2C376E9C"/>
  <w16cid:commentId w16cid:paraId="31B43C09" w16cid:durableId="4F87C637"/>
  <w16cid:commentId w16cid:paraId="1135F820" w16cid:durableId="1AC190BB"/>
  <w16cid:commentId w16cid:paraId="144E85E7" w16cid:durableId="2C377000"/>
  <w16cid:commentId w16cid:paraId="33FD9994" w16cid:durableId="601C729C"/>
  <w16cid:commentId w16cid:paraId="39D2FCCE" w16cid:durableId="2C377020"/>
  <w16cid:commentId w16cid:paraId="4463DCA7" w16cid:durableId="116E7A3C"/>
  <w16cid:commentId w16cid:paraId="1F5AFE21" w16cid:durableId="2C377039"/>
  <w16cid:commentId w16cid:paraId="57CFF9E2" w16cid:durableId="428B8F62"/>
  <w16cid:commentId w16cid:paraId="7ED98E17" w16cid:durableId="6942D443"/>
  <w16cid:commentId w16cid:paraId="75804E36" w16cid:durableId="2C3770A0"/>
  <w16cid:commentId w16cid:paraId="73C2C7A1" w16cid:durableId="528DB7DC"/>
  <w16cid:commentId w16cid:paraId="1C3043A3" w16cid:durableId="2C37716C"/>
  <w16cid:commentId w16cid:paraId="6650FDFD" w16cid:durableId="484DBE29"/>
  <w16cid:commentId w16cid:paraId="633D1F6C" w16cid:durableId="2E709883"/>
  <w16cid:commentId w16cid:paraId="223C3818" w16cid:durableId="2C3771A2"/>
  <w16cid:commentId w16cid:paraId="6BA23116" w16cid:durableId="5BCAD6D0"/>
  <w16cid:commentId w16cid:paraId="633FEE04" w16cid:durableId="48ED025B"/>
  <w16cid:commentId w16cid:paraId="15286AF2" w16cid:durableId="01130916"/>
  <w16cid:commentId w16cid:paraId="0F781A42" w16cid:durableId="7DA4A806"/>
  <w16cid:commentId w16cid:paraId="5EAF4961" w16cid:durableId="2C37752F"/>
  <w16cid:commentId w16cid:paraId="4EFD958F" w16cid:durableId="2C37756E"/>
  <w16cid:commentId w16cid:paraId="39F951BC" w16cid:durableId="66A00B97"/>
  <w16cid:commentId w16cid:paraId="3F714437" w16cid:durableId="73C02146"/>
  <w16cid:commentId w16cid:paraId="7752B9AF" w16cid:durableId="306FC9F0"/>
  <w16cid:commentId w16cid:paraId="52CB5860" w16cid:durableId="526CEE04"/>
  <w16cid:commentId w16cid:paraId="0FAB3F21" w16cid:durableId="2C377752"/>
  <w16cid:commentId w16cid:paraId="74A6665A" w16cid:durableId="30C1275F"/>
  <w16cid:commentId w16cid:paraId="05E8AFC7" w16cid:durableId="4E34A6D2"/>
  <w16cid:commentId w16cid:paraId="164AACCC" w16cid:durableId="242ACE36"/>
  <w16cid:commentId w16cid:paraId="695AD99B" w16cid:durableId="2C37777D"/>
  <w16cid:commentId w16cid:paraId="3099D52F" w16cid:durableId="3EB1DCD6"/>
  <w16cid:commentId w16cid:paraId="15BE42D0" w16cid:durableId="178B5CCC"/>
  <w16cid:commentId w16cid:paraId="12EAE431" w16cid:durableId="2C377790"/>
  <w16cid:commentId w16cid:paraId="271AAFD8" w16cid:durableId="4B10DA11"/>
  <w16cid:commentId w16cid:paraId="4B2E27D9" w16cid:durableId="553751D8"/>
  <w16cid:commentId w16cid:paraId="5A8C8D2C" w16cid:durableId="2C3777C3"/>
  <w16cid:commentId w16cid:paraId="38F894F8" w16cid:durableId="2C377B6B"/>
  <w16cid:commentId w16cid:paraId="1DB91DC7" w16cid:durableId="2C377ABA"/>
  <w16cid:commentId w16cid:paraId="09FF6404" w16cid:durableId="5AD6DBA8"/>
  <w16cid:commentId w16cid:paraId="76C9854A" w16cid:durableId="2C377AD6"/>
  <w16cid:commentId w16cid:paraId="5879F9D1" w16cid:durableId="2C377B05"/>
  <w16cid:commentId w16cid:paraId="114F636B" w16cid:durableId="2C377B37"/>
  <w16cid:commentId w16cid:paraId="7FF9D354" w16cid:durableId="2C377B92"/>
  <w16cid:commentId w16cid:paraId="496CBD7C" w16cid:durableId="2C377BF2"/>
  <w16cid:commentId w16cid:paraId="6D7418DF" w16cid:durableId="2C377C05"/>
  <w16cid:commentId w16cid:paraId="3B9CF150" w16cid:durableId="53DA044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inherit">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TIXGeneral-Regular">
    <w:altName w:val="Cambria"/>
    <w:panose1 w:val="020B0604020202020204"/>
    <w:charset w:val="00"/>
    <w:family w:val="roman"/>
    <w:pitch w:val="default"/>
  </w:font>
  <w:font w:name="STIXVariants">
    <w:altName w:val="Cambria"/>
    <w:panose1 w:val="020B0604020202020204"/>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STIXGeneral">
    <w:altName w:val="Cambria"/>
    <w:panose1 w:val="00000000000000000000"/>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55C69"/>
    <w:multiLevelType w:val="multilevel"/>
    <w:tmpl w:val="CDFA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943CF"/>
    <w:multiLevelType w:val="multilevel"/>
    <w:tmpl w:val="240E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5A6D3A"/>
    <w:multiLevelType w:val="hybridMultilevel"/>
    <w:tmpl w:val="B400164E"/>
    <w:lvl w:ilvl="0" w:tplc="5F7A2F66">
      <w:start w:val="202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EE11D9"/>
    <w:multiLevelType w:val="multilevel"/>
    <w:tmpl w:val="E0E43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1039F6"/>
    <w:multiLevelType w:val="multilevel"/>
    <w:tmpl w:val="C1B49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4079F2"/>
    <w:multiLevelType w:val="multilevel"/>
    <w:tmpl w:val="0E287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B8643A"/>
    <w:multiLevelType w:val="multilevel"/>
    <w:tmpl w:val="9508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1A3BAA"/>
    <w:multiLevelType w:val="multilevel"/>
    <w:tmpl w:val="53181F4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951C35"/>
    <w:multiLevelType w:val="multilevel"/>
    <w:tmpl w:val="9C723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4E09EF"/>
    <w:multiLevelType w:val="multilevel"/>
    <w:tmpl w:val="7B44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587F5F"/>
    <w:multiLevelType w:val="multilevel"/>
    <w:tmpl w:val="622E0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800071"/>
    <w:multiLevelType w:val="multilevel"/>
    <w:tmpl w:val="3328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353133"/>
    <w:multiLevelType w:val="multilevel"/>
    <w:tmpl w:val="77EA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316303"/>
    <w:multiLevelType w:val="multilevel"/>
    <w:tmpl w:val="49222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5444147">
    <w:abstractNumId w:val="0"/>
  </w:num>
  <w:num w:numId="2" w16cid:durableId="253127278">
    <w:abstractNumId w:val="8"/>
  </w:num>
  <w:num w:numId="3" w16cid:durableId="1359621833">
    <w:abstractNumId w:val="1"/>
  </w:num>
  <w:num w:numId="4" w16cid:durableId="772751109">
    <w:abstractNumId w:val="6"/>
  </w:num>
  <w:num w:numId="5" w16cid:durableId="1520781314">
    <w:abstractNumId w:val="9"/>
  </w:num>
  <w:num w:numId="6" w16cid:durableId="1781990059">
    <w:abstractNumId w:val="12"/>
  </w:num>
  <w:num w:numId="7" w16cid:durableId="725759868">
    <w:abstractNumId w:val="10"/>
  </w:num>
  <w:num w:numId="8" w16cid:durableId="853886669">
    <w:abstractNumId w:val="13"/>
  </w:num>
  <w:num w:numId="9" w16cid:durableId="26415068">
    <w:abstractNumId w:val="7"/>
  </w:num>
  <w:num w:numId="10" w16cid:durableId="1192376464">
    <w:abstractNumId w:val="3"/>
  </w:num>
  <w:num w:numId="11" w16cid:durableId="30350327">
    <w:abstractNumId w:val="4"/>
  </w:num>
  <w:num w:numId="12" w16cid:durableId="290676640">
    <w:abstractNumId w:val="11"/>
  </w:num>
  <w:num w:numId="13" w16cid:durableId="136727130">
    <w:abstractNumId w:val="5"/>
  </w:num>
  <w:num w:numId="14" w16cid:durableId="56710752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yungeun Jeon">
    <w15:presenceInfo w15:providerId="AD" w15:userId="S::kjeon4@jh.edu::79fda8ed-211a-441a-a230-e15980d70c94"/>
  </w15:person>
  <w15:person w15:author="Daniel Obeng">
    <w15:presenceInfo w15:providerId="AD" w15:userId="S::dobeng1@jh.edu::4b8da39f-5374-4874-bb4d-e73307f286b0"/>
  </w15:person>
  <w15:person w15:author="Elizabeth Stuart">
    <w15:presenceInfo w15:providerId="Windows Live" w15:userId="222d4092-fad9-428a-85c4-6c39d24640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6"/>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209"/>
    <w:rsid w:val="000934CB"/>
    <w:rsid w:val="001B0DEC"/>
    <w:rsid w:val="00240747"/>
    <w:rsid w:val="002F50C6"/>
    <w:rsid w:val="0032665A"/>
    <w:rsid w:val="00373F7C"/>
    <w:rsid w:val="003814FF"/>
    <w:rsid w:val="003E03D8"/>
    <w:rsid w:val="004005CE"/>
    <w:rsid w:val="0040320C"/>
    <w:rsid w:val="004148EC"/>
    <w:rsid w:val="00457166"/>
    <w:rsid w:val="0046679F"/>
    <w:rsid w:val="00505C1E"/>
    <w:rsid w:val="00526206"/>
    <w:rsid w:val="00543B63"/>
    <w:rsid w:val="00586ECE"/>
    <w:rsid w:val="00595308"/>
    <w:rsid w:val="005A7918"/>
    <w:rsid w:val="00607A9C"/>
    <w:rsid w:val="006444AF"/>
    <w:rsid w:val="006575AC"/>
    <w:rsid w:val="006C6B5A"/>
    <w:rsid w:val="00724A53"/>
    <w:rsid w:val="0084234A"/>
    <w:rsid w:val="0085265E"/>
    <w:rsid w:val="00896AFC"/>
    <w:rsid w:val="00925E7B"/>
    <w:rsid w:val="00962ABD"/>
    <w:rsid w:val="009A368F"/>
    <w:rsid w:val="009B5E43"/>
    <w:rsid w:val="009C0547"/>
    <w:rsid w:val="00A22213"/>
    <w:rsid w:val="00A52FEA"/>
    <w:rsid w:val="00A64E20"/>
    <w:rsid w:val="00AC383A"/>
    <w:rsid w:val="00AE2C00"/>
    <w:rsid w:val="00AE38DE"/>
    <w:rsid w:val="00AF3280"/>
    <w:rsid w:val="00BC2178"/>
    <w:rsid w:val="00BD0869"/>
    <w:rsid w:val="00BD34C9"/>
    <w:rsid w:val="00BD506C"/>
    <w:rsid w:val="00C017F9"/>
    <w:rsid w:val="00C0411F"/>
    <w:rsid w:val="00C51169"/>
    <w:rsid w:val="00C56E1D"/>
    <w:rsid w:val="00C76209"/>
    <w:rsid w:val="00C970F1"/>
    <w:rsid w:val="00D73E31"/>
    <w:rsid w:val="00D771C8"/>
    <w:rsid w:val="00DA7621"/>
    <w:rsid w:val="00DD363E"/>
    <w:rsid w:val="00DD5E50"/>
    <w:rsid w:val="00E16258"/>
    <w:rsid w:val="00E63C14"/>
    <w:rsid w:val="00F0043E"/>
    <w:rsid w:val="00FF184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411E3"/>
  <w15:chartTrackingRefBased/>
  <w15:docId w15:val="{BC8D3D87-17D0-AD4E-B371-48EEBA99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62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762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762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762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62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2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2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2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2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2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762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762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762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2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2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2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2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209"/>
    <w:rPr>
      <w:rFonts w:eastAsiaTheme="majorEastAsia" w:cstheme="majorBidi"/>
      <w:color w:val="272727" w:themeColor="text1" w:themeTint="D8"/>
    </w:rPr>
  </w:style>
  <w:style w:type="paragraph" w:styleId="Title">
    <w:name w:val="Title"/>
    <w:basedOn w:val="Normal"/>
    <w:next w:val="Normal"/>
    <w:link w:val="TitleChar"/>
    <w:uiPriority w:val="10"/>
    <w:qFormat/>
    <w:rsid w:val="00C762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2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2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2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209"/>
    <w:pPr>
      <w:spacing w:before="160"/>
      <w:jc w:val="center"/>
    </w:pPr>
    <w:rPr>
      <w:i/>
      <w:iCs/>
      <w:color w:val="404040" w:themeColor="text1" w:themeTint="BF"/>
    </w:rPr>
  </w:style>
  <w:style w:type="character" w:customStyle="1" w:styleId="QuoteChar">
    <w:name w:val="Quote Char"/>
    <w:basedOn w:val="DefaultParagraphFont"/>
    <w:link w:val="Quote"/>
    <w:uiPriority w:val="29"/>
    <w:rsid w:val="00C76209"/>
    <w:rPr>
      <w:i/>
      <w:iCs/>
      <w:color w:val="404040" w:themeColor="text1" w:themeTint="BF"/>
    </w:rPr>
  </w:style>
  <w:style w:type="paragraph" w:styleId="ListParagraph">
    <w:name w:val="List Paragraph"/>
    <w:basedOn w:val="Normal"/>
    <w:uiPriority w:val="34"/>
    <w:qFormat/>
    <w:rsid w:val="00C76209"/>
    <w:pPr>
      <w:ind w:left="720"/>
      <w:contextualSpacing/>
    </w:pPr>
  </w:style>
  <w:style w:type="character" w:styleId="IntenseEmphasis">
    <w:name w:val="Intense Emphasis"/>
    <w:basedOn w:val="DefaultParagraphFont"/>
    <w:uiPriority w:val="21"/>
    <w:qFormat/>
    <w:rsid w:val="00C76209"/>
    <w:rPr>
      <w:i/>
      <w:iCs/>
      <w:color w:val="0F4761" w:themeColor="accent1" w:themeShade="BF"/>
    </w:rPr>
  </w:style>
  <w:style w:type="paragraph" w:styleId="IntenseQuote">
    <w:name w:val="Intense Quote"/>
    <w:basedOn w:val="Normal"/>
    <w:next w:val="Normal"/>
    <w:link w:val="IntenseQuoteChar"/>
    <w:uiPriority w:val="30"/>
    <w:qFormat/>
    <w:rsid w:val="00C762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209"/>
    <w:rPr>
      <w:i/>
      <w:iCs/>
      <w:color w:val="0F4761" w:themeColor="accent1" w:themeShade="BF"/>
    </w:rPr>
  </w:style>
  <w:style w:type="character" w:styleId="IntenseReference">
    <w:name w:val="Intense Reference"/>
    <w:basedOn w:val="DefaultParagraphFont"/>
    <w:uiPriority w:val="32"/>
    <w:qFormat/>
    <w:rsid w:val="00C76209"/>
    <w:rPr>
      <w:b/>
      <w:bCs/>
      <w:smallCaps/>
      <w:color w:val="0F4761" w:themeColor="accent1" w:themeShade="BF"/>
      <w:spacing w:val="5"/>
    </w:rPr>
  </w:style>
  <w:style w:type="paragraph" w:customStyle="1" w:styleId="tocify-item">
    <w:name w:val="tocify-item"/>
    <w:basedOn w:val="Normal"/>
    <w:rsid w:val="00C7620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C76209"/>
    <w:rPr>
      <w:rFonts w:ascii="Courier New" w:eastAsia="Times New Roman" w:hAnsi="Courier New" w:cs="Courier New"/>
      <w:sz w:val="20"/>
      <w:szCs w:val="20"/>
    </w:rPr>
  </w:style>
  <w:style w:type="paragraph" w:styleId="NormalWeb">
    <w:name w:val="Normal (Web)"/>
    <w:basedOn w:val="Normal"/>
    <w:uiPriority w:val="99"/>
    <w:semiHidden/>
    <w:unhideWhenUsed/>
    <w:rsid w:val="00C7620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76209"/>
    <w:rPr>
      <w:i/>
      <w:iCs/>
    </w:rPr>
  </w:style>
  <w:style w:type="character" w:styleId="Hyperlink">
    <w:name w:val="Hyperlink"/>
    <w:basedOn w:val="DefaultParagraphFont"/>
    <w:uiPriority w:val="99"/>
    <w:semiHidden/>
    <w:unhideWhenUsed/>
    <w:rsid w:val="00C76209"/>
    <w:rPr>
      <w:color w:val="0000FF"/>
      <w:u w:val="single"/>
    </w:rPr>
  </w:style>
  <w:style w:type="character" w:customStyle="1" w:styleId="math">
    <w:name w:val="math"/>
    <w:basedOn w:val="DefaultParagraphFont"/>
    <w:rsid w:val="00C76209"/>
  </w:style>
  <w:style w:type="character" w:customStyle="1" w:styleId="mi">
    <w:name w:val="mi"/>
    <w:basedOn w:val="DefaultParagraphFont"/>
    <w:rsid w:val="00C76209"/>
  </w:style>
  <w:style w:type="character" w:customStyle="1" w:styleId="mtext">
    <w:name w:val="mtext"/>
    <w:basedOn w:val="DefaultParagraphFont"/>
    <w:rsid w:val="00C76209"/>
  </w:style>
  <w:style w:type="character" w:customStyle="1" w:styleId="mo">
    <w:name w:val="mo"/>
    <w:basedOn w:val="DefaultParagraphFont"/>
    <w:rsid w:val="00C76209"/>
  </w:style>
  <w:style w:type="character" w:customStyle="1" w:styleId="mn">
    <w:name w:val="mn"/>
    <w:basedOn w:val="DefaultParagraphFont"/>
    <w:rsid w:val="00C76209"/>
  </w:style>
  <w:style w:type="character" w:styleId="Strong">
    <w:name w:val="Strong"/>
    <w:basedOn w:val="DefaultParagraphFont"/>
    <w:uiPriority w:val="22"/>
    <w:qFormat/>
    <w:rsid w:val="00C76209"/>
    <w:rPr>
      <w:b/>
      <w:bCs/>
    </w:rPr>
  </w:style>
  <w:style w:type="paragraph" w:customStyle="1" w:styleId="Caption1">
    <w:name w:val="Caption1"/>
    <w:basedOn w:val="Normal"/>
    <w:rsid w:val="00C7620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Revision">
    <w:name w:val="Revision"/>
    <w:hidden/>
    <w:uiPriority w:val="99"/>
    <w:semiHidden/>
    <w:rsid w:val="00E16258"/>
    <w:pPr>
      <w:spacing w:after="0" w:line="240" w:lineRule="auto"/>
    </w:pPr>
  </w:style>
  <w:style w:type="character" w:styleId="CommentReference">
    <w:name w:val="annotation reference"/>
    <w:basedOn w:val="DefaultParagraphFont"/>
    <w:uiPriority w:val="99"/>
    <w:semiHidden/>
    <w:unhideWhenUsed/>
    <w:rsid w:val="00E16258"/>
    <w:rPr>
      <w:sz w:val="16"/>
      <w:szCs w:val="16"/>
    </w:rPr>
  </w:style>
  <w:style w:type="paragraph" w:styleId="CommentText">
    <w:name w:val="annotation text"/>
    <w:basedOn w:val="Normal"/>
    <w:link w:val="CommentTextChar"/>
    <w:uiPriority w:val="99"/>
    <w:semiHidden/>
    <w:unhideWhenUsed/>
    <w:rsid w:val="00E16258"/>
    <w:pPr>
      <w:spacing w:line="240" w:lineRule="auto"/>
    </w:pPr>
    <w:rPr>
      <w:sz w:val="20"/>
      <w:szCs w:val="20"/>
    </w:rPr>
  </w:style>
  <w:style w:type="character" w:customStyle="1" w:styleId="CommentTextChar">
    <w:name w:val="Comment Text Char"/>
    <w:basedOn w:val="DefaultParagraphFont"/>
    <w:link w:val="CommentText"/>
    <w:uiPriority w:val="99"/>
    <w:semiHidden/>
    <w:rsid w:val="00E16258"/>
    <w:rPr>
      <w:sz w:val="20"/>
      <w:szCs w:val="20"/>
    </w:rPr>
  </w:style>
  <w:style w:type="paragraph" w:styleId="CommentSubject">
    <w:name w:val="annotation subject"/>
    <w:basedOn w:val="CommentText"/>
    <w:next w:val="CommentText"/>
    <w:link w:val="CommentSubjectChar"/>
    <w:uiPriority w:val="99"/>
    <w:semiHidden/>
    <w:unhideWhenUsed/>
    <w:rsid w:val="00E16258"/>
    <w:rPr>
      <w:b/>
      <w:bCs/>
    </w:rPr>
  </w:style>
  <w:style w:type="character" w:customStyle="1" w:styleId="CommentSubjectChar">
    <w:name w:val="Comment Subject Char"/>
    <w:basedOn w:val="CommentTextChar"/>
    <w:link w:val="CommentSubject"/>
    <w:uiPriority w:val="99"/>
    <w:semiHidden/>
    <w:rsid w:val="00E16258"/>
    <w:rPr>
      <w:b/>
      <w:bCs/>
      <w:sz w:val="20"/>
      <w:szCs w:val="20"/>
    </w:rPr>
  </w:style>
  <w:style w:type="paragraph" w:styleId="BalloonText">
    <w:name w:val="Balloon Text"/>
    <w:basedOn w:val="Normal"/>
    <w:link w:val="BalloonTextChar"/>
    <w:uiPriority w:val="99"/>
    <w:semiHidden/>
    <w:unhideWhenUsed/>
    <w:rsid w:val="005A791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A791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214/09-AOAS285" TargetMode="External"/><Relationship Id="rId3" Type="http://schemas.openxmlformats.org/officeDocument/2006/relationships/styles" Target="styles.xml"/><Relationship Id="rId21" Type="http://schemas.openxmlformats.org/officeDocument/2006/relationships/hyperlink" Target="https://cran.r-project.org/web/packages/CausalMetaR/index.html" TargetMode="External"/><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73/pnas.1804597116" TargetMode="External"/><Relationship Id="rId33" Type="http://schemas.openxmlformats.org/officeDocument/2006/relationships/hyperlink" Target="https://cran.r-project.org/web/packages/grf/index.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sycnet.apa.org/record/1975-06502-001" TargetMode="External"/><Relationship Id="rId29" Type="http://schemas.openxmlformats.org/officeDocument/2006/relationships/hyperlink" Target="https://www.jstatsoft.org/article/view/v097i01" TargetMode="External"/><Relationship Id="rId1" Type="http://schemas.openxmlformats.org/officeDocument/2006/relationships/customXml" Target="../customXml/item1.xml"/><Relationship Id="rId6" Type="http://schemas.openxmlformats.org/officeDocument/2006/relationships/hyperlink" Target="https://github.com/dobengjhu/multicate" TargetMode="External"/><Relationship Id="rId11" Type="http://schemas.openxmlformats.org/officeDocument/2006/relationships/image" Target="media/image1.png"/><Relationship Id="rId24" Type="http://schemas.openxmlformats.org/officeDocument/2006/relationships/hyperlink" Target="https://onlinelibrary.wiley.com/doi/abs/10.1002/sim.9955" TargetMode="External"/><Relationship Id="rId32" Type="http://schemas.openxmlformats.org/officeDocument/2006/relationships/hyperlink" Target="https://cran.r-project.org/web/packages/dbarts/index.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ran.r-project.org/web/packages/personalized/index.html" TargetMode="External"/><Relationship Id="rId28" Type="http://schemas.openxmlformats.org/officeDocument/2006/relationships/hyperlink" Target="https://doi.org/10.1198/jcgs.2010.08162" TargetMode="External"/><Relationship Id="rId36"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yperlink" Target="https://onlinelibrary.wiley.com/doi/abs/10.1002/sim.9955" TargetMode="External"/><Relationship Id="rId31" Type="http://schemas.openxmlformats.org/officeDocument/2006/relationships/hyperlink" Target="https://proceedings.mlr.press/v162/tan22a.html" TargetMode="Externa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cran.r-project.org/web/packages/metacart/index.html" TargetMode="External"/><Relationship Id="rId27" Type="http://schemas.openxmlformats.org/officeDocument/2006/relationships/hyperlink" Target="https://doi.org/10.1146/annurev-statistics-031219-041110" TargetMode="External"/><Relationship Id="rId30" Type="http://schemas.openxmlformats.org/officeDocument/2006/relationships/hyperlink" Target="https://www.jstor.org/stable/26581894" TargetMode="External"/><Relationship Id="rId35" Type="http://schemas.microsoft.com/office/2011/relationships/people" Target="people.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2E1B7-59DB-8F43-88A1-64E5AD2E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11</Pages>
  <Words>4444</Words>
  <Characters>25331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Carly Brantner</dc:creator>
  <cp:keywords/>
  <dc:description/>
  <cp:lastModifiedBy>Kyungeun Jeon</cp:lastModifiedBy>
  <cp:revision>3</cp:revision>
  <dcterms:created xsi:type="dcterms:W3CDTF">2025-09-04T22:41:00Z</dcterms:created>
  <dcterms:modified xsi:type="dcterms:W3CDTF">2025-09-05T21:17:00Z</dcterms:modified>
</cp:coreProperties>
</file>